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22" w:type="dxa"/>
        <w:tblLook w:val="04A0" w:firstRow="1" w:lastRow="0" w:firstColumn="1" w:lastColumn="0" w:noHBand="0" w:noVBand="1"/>
      </w:tblPr>
      <w:tblGrid>
        <w:gridCol w:w="2376"/>
        <w:gridCol w:w="6946"/>
      </w:tblGrid>
      <w:tr w:rsidR="00A5047A" w:rsidRPr="00872A5B" w:rsidTr="00872A5B">
        <w:trPr>
          <w:trHeight w:val="1408"/>
        </w:trPr>
        <w:tc>
          <w:tcPr>
            <w:tcW w:w="2376" w:type="dxa"/>
            <w:shd w:val="clear" w:color="auto" w:fill="auto"/>
          </w:tcPr>
          <w:p w:rsidR="00872A5B" w:rsidRPr="00872A5B" w:rsidRDefault="00DE3C17" w:rsidP="00965BA2">
            <w:pPr>
              <w:rPr>
                <w:rFonts w:ascii="Arial" w:hAnsi="Arial" w:cs="Arial"/>
                <w:b/>
                <w:spacing w:val="40"/>
                <w:sz w:val="44"/>
                <w:szCs w:val="4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-294005</wp:posOffset>
                  </wp:positionH>
                  <wp:positionV relativeFrom="paragraph">
                    <wp:posOffset>100965</wp:posOffset>
                  </wp:positionV>
                  <wp:extent cx="1633220" cy="728345"/>
                  <wp:effectExtent l="19050" t="0" r="5080" b="0"/>
                  <wp:wrapNone/>
                  <wp:docPr id="16" name="Imagem 0" descr="Descrição: ss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0" descr="Descrição: ss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3220" cy="728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946" w:type="dxa"/>
            <w:shd w:val="clear" w:color="auto" w:fill="auto"/>
          </w:tcPr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Arial" w:hAnsi="Arial" w:cs="Arial"/>
                <w:b/>
                <w:spacing w:val="40"/>
                <w:sz w:val="36"/>
                <w:szCs w:val="36"/>
              </w:rPr>
            </w:pPr>
            <w:r w:rsidRPr="00872A5B">
              <w:rPr>
                <w:rFonts w:ascii="Arial" w:hAnsi="Arial" w:cs="Arial"/>
                <w:b/>
                <w:spacing w:val="40"/>
                <w:sz w:val="36"/>
                <w:szCs w:val="36"/>
              </w:rPr>
              <w:t>UNIVERSIDADE DE SÃO PAULO</w:t>
            </w:r>
          </w:p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Tahoma" w:hAnsi="Tahoma" w:cs="Arial"/>
                <w:b/>
                <w:szCs w:val="24"/>
              </w:rPr>
            </w:pPr>
            <w:r w:rsidRPr="00872A5B">
              <w:rPr>
                <w:rFonts w:ascii="Tahoma" w:hAnsi="Tahoma" w:cs="Arial"/>
                <w:b/>
                <w:szCs w:val="24"/>
              </w:rPr>
              <w:t>Instituto de Ciências Matemáticas e de Computação</w:t>
            </w:r>
          </w:p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left"/>
              <w:rPr>
                <w:rFonts w:ascii="Arial" w:hAnsi="Arial" w:cs="Arial"/>
                <w:szCs w:val="24"/>
              </w:rPr>
            </w:pPr>
          </w:p>
          <w:p w:rsidR="00872A5B" w:rsidRPr="00872A5B" w:rsidRDefault="00872A5B" w:rsidP="00872A5B">
            <w:pPr>
              <w:autoSpaceDE w:val="0"/>
              <w:autoSpaceDN w:val="0"/>
              <w:adjustRightInd w:val="0"/>
              <w:spacing w:before="0" w:after="0" w:line="240" w:lineRule="auto"/>
              <w:ind w:firstLine="0"/>
              <w:jc w:val="center"/>
              <w:rPr>
                <w:rFonts w:ascii="Arial" w:hAnsi="Arial" w:cs="Arial"/>
                <w:b/>
                <w:spacing w:val="40"/>
                <w:szCs w:val="24"/>
              </w:rPr>
            </w:pPr>
            <w:r w:rsidRPr="00872A5B">
              <w:rPr>
                <w:rFonts w:ascii="Arial" w:hAnsi="Arial" w:cs="Arial"/>
                <w:b/>
                <w:spacing w:val="40"/>
                <w:szCs w:val="24"/>
              </w:rPr>
              <w:t>Departamento de Sistemas de Computação</w:t>
            </w:r>
          </w:p>
        </w:tc>
      </w:tr>
    </w:tbl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C5199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</w:rPr>
        <w:pict>
          <v:line id="_x0000_s1037" style="position:absolute;left:0;text-align:left;z-index:251657216" from="30.7pt,287.9pt" to="385.7pt,287.9pt"/>
        </w:pict>
      </w:r>
      <w:r>
        <w:rPr>
          <w:rFonts w:ascii="Arial" w:hAnsi="Arial" w:cs="Arial"/>
          <w:noProof/>
          <w:sz w:val="20"/>
        </w:rPr>
        <w:pict>
          <v:line id="_x0000_s1035" style="position:absolute;left:0;text-align:left;z-index:251655168" from="23.6pt,168.9pt" to="385.7pt,168.9pt" o:allowincell="f"/>
        </w:pict>
      </w: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ascii="Arial" w:hAnsi="Arial" w:cs="Arial"/>
          <w:sz w:val="20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C51992">
      <w:pPr>
        <w:spacing w:before="0" w:after="0" w:line="24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left:0;text-align:left;margin-left:23.6pt;margin-top:9.25pt;width:355.6pt;height:143.1pt;z-index:251656192" filled="f" stroked="f">
            <v:textbox style="mso-next-textbox:#_x0000_s1036">
              <w:txbxContent>
                <w:p w:rsidR="002927BA" w:rsidRDefault="002927BA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color w:val="FF0000"/>
                      <w:sz w:val="34"/>
                    </w:rPr>
                  </w:pPr>
                </w:p>
                <w:p w:rsidR="002927BA" w:rsidRPr="009B0254" w:rsidRDefault="002927BA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color w:val="000000" w:themeColor="text1"/>
                      <w:sz w:val="28"/>
                    </w:rPr>
                  </w:pPr>
                  <w:r w:rsidRPr="009B0254">
                    <w:rPr>
                      <w:rFonts w:ascii="Tahoma" w:hAnsi="Tahoma"/>
                      <w:color w:val="000000" w:themeColor="text1"/>
                      <w:sz w:val="34"/>
                    </w:rPr>
                    <w:t>U</w:t>
                  </w:r>
                  <w:r>
                    <w:rPr>
                      <w:rFonts w:ascii="Tahoma" w:hAnsi="Tahoma"/>
                      <w:color w:val="000000" w:themeColor="text1"/>
                      <w:sz w:val="34"/>
                    </w:rPr>
                    <w:t>m Sistema Web para o Muse</w:t>
                  </w:r>
                  <w:r w:rsidRPr="009B0254">
                    <w:rPr>
                      <w:rFonts w:ascii="Tahoma" w:hAnsi="Tahoma"/>
                      <w:color w:val="000000" w:themeColor="text1"/>
                      <w:sz w:val="34"/>
                    </w:rPr>
                    <w:t>u da Fauna e Flora do ICMC/USP</w:t>
                  </w:r>
                </w:p>
                <w:p w:rsidR="002927BA" w:rsidRPr="009B0254" w:rsidRDefault="002927BA">
                  <w:pPr>
                    <w:spacing w:before="0" w:after="0" w:line="240" w:lineRule="auto"/>
                    <w:ind w:left="567" w:right="526" w:firstLine="0"/>
                    <w:jc w:val="center"/>
                    <w:rPr>
                      <w:rFonts w:ascii="Tahoma" w:hAnsi="Tahoma"/>
                      <w:color w:val="000000" w:themeColor="text1"/>
                      <w:sz w:val="28"/>
                    </w:rPr>
                  </w:pPr>
                </w:p>
                <w:p w:rsidR="002927BA" w:rsidRPr="009B0254" w:rsidRDefault="002927BA">
                  <w:pPr>
                    <w:spacing w:before="0" w:after="0" w:line="240" w:lineRule="auto"/>
                    <w:ind w:firstLine="0"/>
                    <w:jc w:val="center"/>
                    <w:rPr>
                      <w:b/>
                      <w:i/>
                      <w:color w:val="000000" w:themeColor="text1"/>
                      <w:sz w:val="30"/>
                      <w:lang w:val="es-ES_tradnl"/>
                    </w:rPr>
                  </w:pPr>
                  <w:r w:rsidRPr="009B0254">
                    <w:rPr>
                      <w:b/>
                      <w:i/>
                      <w:color w:val="000000" w:themeColor="text1"/>
                      <w:sz w:val="30"/>
                    </w:rPr>
                    <w:t>Paulo Sérgio Poli Junior</w:t>
                  </w:r>
                </w:p>
                <w:p w:rsidR="002927BA" w:rsidRDefault="002927BA">
                  <w:pPr>
                    <w:jc w:val="center"/>
                    <w:rPr>
                      <w:rFonts w:ascii="Tahoma" w:hAnsi="Tahoma"/>
                      <w:sz w:val="36"/>
                      <w:lang w:val="es-ES_tradnl"/>
                    </w:rPr>
                  </w:pPr>
                </w:p>
                <w:p w:rsidR="002927BA" w:rsidRDefault="002927BA">
                  <w:pPr>
                    <w:jc w:val="center"/>
                    <w:rPr>
                      <w:b/>
                      <w:i/>
                      <w:sz w:val="30"/>
                    </w:rPr>
                  </w:pPr>
                </w:p>
                <w:p w:rsidR="002927BA" w:rsidRDefault="002927BA">
                  <w:pPr>
                    <w:jc w:val="center"/>
                    <w:rPr>
                      <w:b/>
                      <w:i/>
                      <w:sz w:val="30"/>
                    </w:rPr>
                  </w:pPr>
                </w:p>
                <w:p w:rsidR="002927BA" w:rsidRDefault="002927BA">
                  <w:pPr>
                    <w:jc w:val="center"/>
                    <w:rPr>
                      <w:rFonts w:ascii="Tahoma" w:hAnsi="Tahoma"/>
                      <w:sz w:val="36"/>
                    </w:rPr>
                  </w:pPr>
                  <w:r>
                    <w:rPr>
                      <w:b/>
                      <w:i/>
                      <w:sz w:val="30"/>
                    </w:rPr>
                    <w:t>[Nome do Aluno]</w:t>
                  </w:r>
                </w:p>
              </w:txbxContent>
            </v:textbox>
          </v:shape>
        </w:pict>
      </w: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rFonts w:ascii="Arial" w:hAnsi="Arial" w:cs="Arial"/>
        </w:rPr>
      </w:pPr>
    </w:p>
    <w:p w:rsidR="00940B08" w:rsidRDefault="00C51992">
      <w:pPr>
        <w:spacing w:before="0" w:after="0" w:line="240" w:lineRule="auto"/>
        <w:ind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ect id="_x0000_s1038" style="position:absolute;left:0;text-align:left;margin-left:425.75pt;margin-top:20.95pt;width:27.85pt;height:32.6pt;z-index:251658240" strokecolor="white"/>
        </w:pict>
      </w:r>
      <w:r w:rsidR="00940B08">
        <w:rPr>
          <w:rFonts w:ascii="Arial" w:hAnsi="Arial" w:cs="Arial"/>
        </w:rPr>
        <w:t>São Carlos - SP</w:t>
      </w: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40B08" w:rsidRDefault="00940B08">
      <w:pPr>
        <w:pStyle w:val="pre"/>
        <w:spacing w:before="0" w:after="0" w:line="240" w:lineRule="auto"/>
        <w:ind w:firstLine="0"/>
        <w:rPr>
          <w:sz w:val="28"/>
        </w:rPr>
      </w:pPr>
    </w:p>
    <w:p w:rsidR="009B0254" w:rsidRDefault="009B0254" w:rsidP="009B0254">
      <w:pPr>
        <w:spacing w:before="0" w:after="0" w:line="240" w:lineRule="auto"/>
        <w:ind w:left="567" w:right="526" w:firstLine="0"/>
        <w:jc w:val="center"/>
        <w:rPr>
          <w:rFonts w:ascii="Tahoma" w:hAnsi="Tahoma"/>
          <w:color w:val="000000" w:themeColor="text1"/>
          <w:sz w:val="34"/>
        </w:rPr>
      </w:pPr>
      <w:r w:rsidRPr="009B0254">
        <w:rPr>
          <w:rFonts w:ascii="Tahoma" w:hAnsi="Tahoma"/>
          <w:color w:val="000000" w:themeColor="text1"/>
          <w:sz w:val="34"/>
        </w:rPr>
        <w:t>U</w:t>
      </w:r>
      <w:r w:rsidR="00011632">
        <w:rPr>
          <w:rFonts w:ascii="Tahoma" w:hAnsi="Tahoma"/>
          <w:color w:val="000000" w:themeColor="text1"/>
          <w:sz w:val="34"/>
        </w:rPr>
        <w:t>m Sistema Web</w:t>
      </w:r>
      <w:r>
        <w:rPr>
          <w:rFonts w:ascii="Tahoma" w:hAnsi="Tahoma"/>
          <w:color w:val="000000" w:themeColor="text1"/>
          <w:sz w:val="34"/>
        </w:rPr>
        <w:t> para o Muse</w:t>
      </w:r>
      <w:r w:rsidRPr="009B0254">
        <w:rPr>
          <w:rFonts w:ascii="Tahoma" w:hAnsi="Tahoma"/>
          <w:color w:val="000000" w:themeColor="text1"/>
          <w:sz w:val="34"/>
        </w:rPr>
        <w:t>u da Fauna </w:t>
      </w:r>
    </w:p>
    <w:p w:rsidR="009B0254" w:rsidRPr="009B0254" w:rsidRDefault="009B0254" w:rsidP="009B0254">
      <w:pPr>
        <w:spacing w:before="0" w:after="0" w:line="240" w:lineRule="auto"/>
        <w:ind w:left="567" w:right="526" w:firstLine="0"/>
        <w:jc w:val="center"/>
        <w:rPr>
          <w:rFonts w:ascii="Tahoma" w:hAnsi="Tahoma"/>
          <w:color w:val="000000" w:themeColor="text1"/>
          <w:sz w:val="28"/>
        </w:rPr>
      </w:pPr>
      <w:r w:rsidRPr="009B0254">
        <w:rPr>
          <w:rFonts w:ascii="Tahoma" w:hAnsi="Tahoma"/>
          <w:color w:val="000000" w:themeColor="text1"/>
          <w:sz w:val="34"/>
        </w:rPr>
        <w:t>e Flora do ICMC/USP</w:t>
      </w:r>
    </w:p>
    <w:p w:rsidR="00940B08" w:rsidRDefault="00940B08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28"/>
        </w:rPr>
      </w:pPr>
    </w:p>
    <w:p w:rsidR="00940B08" w:rsidRDefault="00940B08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28"/>
        </w:rPr>
      </w:pPr>
    </w:p>
    <w:p w:rsidR="00940B08" w:rsidRDefault="00940B08">
      <w:pPr>
        <w:spacing w:before="0" w:after="0" w:line="240" w:lineRule="auto"/>
        <w:ind w:left="567" w:right="526" w:firstLine="0"/>
        <w:jc w:val="center"/>
        <w:rPr>
          <w:rFonts w:ascii="Tahoma" w:hAnsi="Tahoma"/>
          <w:sz w:val="28"/>
        </w:rPr>
      </w:pPr>
    </w:p>
    <w:p w:rsidR="00940B08" w:rsidRPr="009B0254" w:rsidRDefault="009B0254">
      <w:pPr>
        <w:spacing w:before="0" w:after="0" w:line="240" w:lineRule="auto"/>
        <w:ind w:firstLine="0"/>
        <w:jc w:val="center"/>
        <w:rPr>
          <w:b/>
          <w:i/>
          <w:color w:val="000000" w:themeColor="text1"/>
          <w:sz w:val="30"/>
          <w:lang w:val="es-ES_tradnl"/>
        </w:rPr>
      </w:pPr>
      <w:r w:rsidRPr="009B0254">
        <w:rPr>
          <w:b/>
          <w:i/>
          <w:color w:val="000000" w:themeColor="text1"/>
          <w:sz w:val="30"/>
        </w:rPr>
        <w:t>Paulo Sérgio Poli Junior</w:t>
      </w:r>
    </w:p>
    <w:p w:rsidR="00940B08" w:rsidRDefault="00940B08">
      <w:pPr>
        <w:spacing w:before="0" w:after="0" w:line="240" w:lineRule="auto"/>
        <w:ind w:firstLine="0"/>
        <w:jc w:val="center"/>
        <w:rPr>
          <w:lang w:val="es-ES_tradnl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sz w:val="44"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sz w:val="44"/>
        </w:rPr>
      </w:pPr>
    </w:p>
    <w:p w:rsidR="00940B08" w:rsidRDefault="00940B08">
      <w:pPr>
        <w:pStyle w:val="Ttulo5"/>
        <w:spacing w:before="0" w:after="0" w:line="240" w:lineRule="auto"/>
        <w:ind w:firstLine="0"/>
        <w:jc w:val="center"/>
        <w:rPr>
          <w:rFonts w:ascii="Times New Roman" w:hAnsi="Times New Roman"/>
          <w:bCs w:val="0"/>
          <w:iCs w:val="0"/>
          <w:color w:val="FF0000"/>
          <w:sz w:val="30"/>
          <w:szCs w:val="20"/>
        </w:rPr>
      </w:pPr>
      <w:r>
        <w:rPr>
          <w:rFonts w:ascii="Times New Roman" w:hAnsi="Times New Roman"/>
          <w:bCs w:val="0"/>
          <w:iCs w:val="0"/>
          <w:sz w:val="30"/>
          <w:szCs w:val="20"/>
        </w:rPr>
        <w:t xml:space="preserve">Supervisor: </w:t>
      </w:r>
      <w:r w:rsidR="006316ED" w:rsidRPr="009B0254">
        <w:rPr>
          <w:rFonts w:ascii="Times New Roman" w:hAnsi="Times New Roman"/>
          <w:bCs w:val="0"/>
          <w:iCs w:val="0"/>
          <w:color w:val="000000" w:themeColor="text1"/>
          <w:sz w:val="30"/>
          <w:szCs w:val="20"/>
        </w:rPr>
        <w:t>Prof.ª</w:t>
      </w:r>
      <w:r w:rsidR="009B0254" w:rsidRPr="009B0254">
        <w:rPr>
          <w:rFonts w:ascii="Times New Roman" w:hAnsi="Times New Roman"/>
          <w:bCs w:val="0"/>
          <w:iCs w:val="0"/>
          <w:color w:val="000000" w:themeColor="text1"/>
          <w:sz w:val="30"/>
          <w:szCs w:val="20"/>
        </w:rPr>
        <w:t xml:space="preserve"> Drª Elisa Yumi Nakagawa</w:t>
      </w:r>
    </w:p>
    <w:p w:rsidR="00940B08" w:rsidRDefault="00940B08">
      <w:pPr>
        <w:pStyle w:val="Ttulo8"/>
        <w:spacing w:before="0" w:after="0" w:line="240" w:lineRule="auto"/>
        <w:ind w:firstLine="0"/>
        <w:rPr>
          <w:bCs/>
        </w:rPr>
      </w:pPr>
    </w:p>
    <w:p w:rsidR="00940B08" w:rsidRDefault="00940B08">
      <w:pPr>
        <w:pStyle w:val="Ttulo8"/>
        <w:spacing w:before="0" w:after="0" w:line="240" w:lineRule="auto"/>
        <w:ind w:firstLine="0"/>
        <w:rPr>
          <w:bCs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b/>
          <w:i/>
        </w:rPr>
      </w:pPr>
    </w:p>
    <w:p w:rsidR="00940B08" w:rsidRDefault="00940B08">
      <w:pPr>
        <w:spacing w:before="0" w:after="0" w:line="240" w:lineRule="auto"/>
        <w:ind w:firstLine="0"/>
        <w:jc w:val="center"/>
      </w:pPr>
    </w:p>
    <w:p w:rsidR="00940B08" w:rsidRDefault="00940B08">
      <w:pPr>
        <w:spacing w:before="0" w:after="0" w:line="240" w:lineRule="auto"/>
        <w:ind w:firstLine="0"/>
        <w:jc w:val="center"/>
      </w:pPr>
    </w:p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</w:pPr>
    </w:p>
    <w:tbl>
      <w:tblPr>
        <w:tblW w:w="0" w:type="auto"/>
        <w:tblInd w:w="3573" w:type="dxa"/>
        <w:tblLook w:val="01E0" w:firstRow="1" w:lastRow="1" w:firstColumn="1" w:lastColumn="1" w:noHBand="0" w:noVBand="0"/>
      </w:tblPr>
      <w:tblGrid>
        <w:gridCol w:w="5283"/>
      </w:tblGrid>
      <w:tr w:rsidR="00940B08">
        <w:tc>
          <w:tcPr>
            <w:tcW w:w="5283" w:type="dxa"/>
          </w:tcPr>
          <w:p w:rsidR="00940B08" w:rsidRDefault="00940B08" w:rsidP="00CD0439">
            <w:pPr>
              <w:autoSpaceDE w:val="0"/>
              <w:autoSpaceDN w:val="0"/>
              <w:adjustRightInd w:val="0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Monografia </w:t>
            </w:r>
            <w:r w:rsidR="00A5047A">
              <w:rPr>
                <w:sz w:val="22"/>
                <w:szCs w:val="22"/>
              </w:rPr>
              <w:t xml:space="preserve">referente ao estágio realizado na empresa </w:t>
            </w:r>
            <w:r w:rsidR="00CD0439">
              <w:rPr>
                <w:b/>
                <w:color w:val="000000" w:themeColor="text1"/>
                <w:sz w:val="22"/>
                <w:szCs w:val="22"/>
              </w:rPr>
              <w:t>Instituto de Ciências Matemáticas e Computação - USP</w:t>
            </w:r>
            <w:r w:rsidR="00E42276">
              <w:rPr>
                <w:sz w:val="22"/>
                <w:szCs w:val="22"/>
              </w:rPr>
              <w:t xml:space="preserve"> </w:t>
            </w:r>
            <w:r w:rsidR="00A5047A">
              <w:rPr>
                <w:sz w:val="22"/>
                <w:szCs w:val="22"/>
              </w:rPr>
              <w:t xml:space="preserve">dentro do escopo da disciplina </w:t>
            </w:r>
            <w:r w:rsidR="009B0254" w:rsidRPr="009B0254">
              <w:rPr>
                <w:b/>
                <w:color w:val="000000" w:themeColor="text1"/>
                <w:sz w:val="22"/>
                <w:szCs w:val="22"/>
              </w:rPr>
              <w:t>SSC0</w:t>
            </w:r>
            <w:r w:rsidR="00C27E41">
              <w:rPr>
                <w:b/>
                <w:color w:val="000000" w:themeColor="text1"/>
                <w:sz w:val="22"/>
                <w:szCs w:val="22"/>
              </w:rPr>
              <w:t xml:space="preserve">573 ­ Projeto Supervisionado ou </w:t>
            </w:r>
            <w:r w:rsidR="009B0254" w:rsidRPr="009B0254">
              <w:rPr>
                <w:b/>
                <w:color w:val="000000" w:themeColor="text1"/>
                <w:sz w:val="22"/>
                <w:szCs w:val="22"/>
              </w:rPr>
              <w:t>de Graduação I</w:t>
            </w:r>
            <w:r w:rsidR="009B0254">
              <w:rPr>
                <w:b/>
                <w:color w:val="FF0000"/>
                <w:sz w:val="22"/>
                <w:szCs w:val="22"/>
              </w:rPr>
              <w:t xml:space="preserve"> </w:t>
            </w:r>
            <w:r w:rsidR="00A5047A">
              <w:rPr>
                <w:sz w:val="22"/>
                <w:szCs w:val="22"/>
              </w:rPr>
              <w:t xml:space="preserve">do Departamento de Sistemas de Computação do </w:t>
            </w:r>
            <w:r>
              <w:rPr>
                <w:sz w:val="22"/>
                <w:szCs w:val="22"/>
              </w:rPr>
              <w:t>Instituto de Ciências Matemáticas e de Computação – ICMC-USP.</w:t>
            </w:r>
          </w:p>
        </w:tc>
      </w:tr>
      <w:tr w:rsidR="00940B08">
        <w:tc>
          <w:tcPr>
            <w:tcW w:w="5283" w:type="dxa"/>
          </w:tcPr>
          <w:p w:rsidR="00940B08" w:rsidRDefault="00940B08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:rsidR="00940B08" w:rsidRDefault="00DE6599" w:rsidP="00C93ECC">
            <w:pPr>
              <w:autoSpaceDE w:val="0"/>
              <w:autoSpaceDN w:val="0"/>
              <w:adjustRightInd w:val="0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Área de Concentração: </w:t>
            </w:r>
            <w:r w:rsidR="00C93ECC">
              <w:rPr>
                <w:b/>
                <w:sz w:val="22"/>
                <w:szCs w:val="22"/>
              </w:rPr>
              <w:t>Engenharia de Software</w:t>
            </w:r>
          </w:p>
        </w:tc>
      </w:tr>
    </w:tbl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</w:pPr>
    </w:p>
    <w:p w:rsidR="00940B08" w:rsidRDefault="00940B08">
      <w:pPr>
        <w:spacing w:before="0" w:after="0" w:line="240" w:lineRule="auto"/>
        <w:ind w:firstLine="0"/>
        <w:jc w:val="center"/>
        <w:rPr>
          <w:b/>
        </w:rPr>
      </w:pPr>
    </w:p>
    <w:p w:rsidR="00940B08" w:rsidRDefault="00940B08">
      <w:pPr>
        <w:spacing w:before="0" w:after="0" w:line="240" w:lineRule="auto"/>
        <w:ind w:firstLine="0"/>
        <w:jc w:val="center"/>
        <w:rPr>
          <w:b/>
        </w:rPr>
      </w:pPr>
      <w:r>
        <w:rPr>
          <w:b/>
        </w:rPr>
        <w:t>USP – São Carlos</w:t>
      </w:r>
    </w:p>
    <w:p w:rsidR="00940B08" w:rsidRPr="006316ED" w:rsidRDefault="00C51992">
      <w:pPr>
        <w:spacing w:before="0" w:after="0" w:line="240" w:lineRule="auto"/>
        <w:ind w:firstLine="0"/>
        <w:jc w:val="center"/>
        <w:rPr>
          <w:sz w:val="28"/>
        </w:rPr>
        <w:sectPr w:rsidR="00940B08" w:rsidRPr="006316ED">
          <w:headerReference w:type="even" r:id="rId10"/>
          <w:headerReference w:type="default" r:id="rId11"/>
          <w:pgSz w:w="11907" w:h="16840" w:code="9"/>
          <w:pgMar w:top="1701" w:right="1418" w:bottom="1418" w:left="1701" w:header="720" w:footer="720" w:gutter="0"/>
          <w:pgNumType w:start="1"/>
          <w:cols w:space="720"/>
        </w:sectPr>
      </w:pPr>
      <w:r>
        <w:rPr>
          <w:rFonts w:ascii="Arial" w:hAnsi="Arial" w:cs="Arial"/>
          <w:noProof/>
        </w:rPr>
        <w:pict>
          <v:rect id="_x0000_s1039" style="position:absolute;left:0;text-align:left;margin-left:420.75pt;margin-top:17.4pt;width:27.85pt;height:32.6pt;z-index:251659264" strokecolor="white"/>
        </w:pict>
      </w:r>
      <w:r w:rsidR="006316ED" w:rsidRPr="006316ED">
        <w:rPr>
          <w:b/>
        </w:rPr>
        <w:t>9 de Junho de 2014</w:t>
      </w:r>
    </w:p>
    <w:p w:rsidR="00940B08" w:rsidRDefault="00940B08">
      <w:pPr>
        <w:pStyle w:val="pre"/>
        <w:ind w:firstLine="0"/>
      </w:pPr>
      <w:r>
        <w:lastRenderedPageBreak/>
        <w:t>Resumo</w:t>
      </w:r>
    </w:p>
    <w:p w:rsidR="00940B08" w:rsidRPr="00CD0439" w:rsidRDefault="009B0254" w:rsidP="00CD0439">
      <w:pPr>
        <w:rPr>
          <w:b/>
          <w:color w:val="000000" w:themeColor="text1"/>
        </w:rPr>
      </w:pPr>
      <w:r w:rsidRPr="009B0254">
        <w:rPr>
          <w:color w:val="000000" w:themeColor="text1"/>
        </w:rPr>
        <w:t>O</w:t>
      </w:r>
      <w:r>
        <w:rPr>
          <w:color w:val="000000" w:themeColor="text1"/>
        </w:rPr>
        <w:t xml:space="preserve"> </w:t>
      </w:r>
      <w:r w:rsidR="00C93ECC">
        <w:rPr>
          <w:color w:val="000000" w:themeColor="text1"/>
        </w:rPr>
        <w:t>objetivo desta monografia é abordar os trabalhos desenvolvidos durante o período de estágio no ICMC – Instituto de Ciências Matemáticas e Computação, da Universidade de São Paulo, para o desenvol</w:t>
      </w:r>
      <w:r w:rsidR="00CE4DB0">
        <w:rPr>
          <w:color w:val="000000" w:themeColor="text1"/>
        </w:rPr>
        <w:t xml:space="preserve">vimento de um sistema web, para </w:t>
      </w:r>
      <w:r w:rsidR="00C93ECC">
        <w:rPr>
          <w:color w:val="000000" w:themeColor="text1"/>
        </w:rPr>
        <w:t>o Museu da Fauna e Flora. As atividades realizadas incluem todo o desenvolvimento do software, desde a coleta de requisitos, modelagem do sistema, da interface do usuário, codificação e avaliação do sistema.</w:t>
      </w:r>
    </w:p>
    <w:p w:rsidR="00940B08" w:rsidRDefault="00940B08">
      <w:pPr>
        <w:pStyle w:val="pre"/>
        <w:rPr>
          <w:u w:val="single"/>
        </w:rPr>
      </w:pPr>
    </w:p>
    <w:p w:rsidR="00940B08" w:rsidRDefault="00940B08">
      <w:pPr>
        <w:pStyle w:val="pre"/>
        <w:ind w:firstLine="0"/>
      </w:pPr>
      <w:r>
        <w:br w:type="page"/>
      </w:r>
      <w:r>
        <w:lastRenderedPageBreak/>
        <w:t>Sumário</w:t>
      </w:r>
    </w:p>
    <w:p w:rsidR="00940B08" w:rsidRDefault="00940B08"/>
    <w:sdt>
      <w:sdtPr>
        <w:rPr>
          <w:rFonts w:ascii="Times New Roman" w:hAnsi="Times New Roman"/>
          <w:b w:val="0"/>
          <w:bCs w:val="0"/>
          <w:color w:val="auto"/>
          <w:sz w:val="24"/>
          <w:szCs w:val="20"/>
          <w:lang w:val="pt-BR" w:eastAsia="pt-BR"/>
        </w:rPr>
        <w:id w:val="79640329"/>
        <w:docPartObj>
          <w:docPartGallery w:val="Table of Contents"/>
          <w:docPartUnique/>
        </w:docPartObj>
      </w:sdtPr>
      <w:sdtEndPr/>
      <w:sdtContent>
        <w:p w:rsidR="00E35F41" w:rsidRDefault="00E35F41" w:rsidP="00B01B0E">
          <w:pPr>
            <w:pStyle w:val="CabealhodoSumrio"/>
          </w:pPr>
        </w:p>
        <w:p w:rsidR="00E35F41" w:rsidRDefault="00E35F41">
          <w:pPr>
            <w:pStyle w:val="Sumrio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935316" w:history="1">
            <w:r w:rsidRPr="00D12718">
              <w:rPr>
                <w:rStyle w:val="Hyperlink"/>
                <w:noProof/>
              </w:rPr>
              <w:t>CAPÍTULO 1: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_Toc356935316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17" w:history="1">
            <w:r w:rsidR="00E35F41" w:rsidRPr="00D12718">
              <w:rPr>
                <w:rStyle w:val="Hyperlink"/>
                <w:noProof/>
              </w:rPr>
              <w:t>1.1 A empresa onde o estágio foi realizado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_Toc356935317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1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18" w:history="1">
            <w:r w:rsidR="00E35F41" w:rsidRPr="00D12718">
              <w:rPr>
                <w:rStyle w:val="Hyperlink"/>
                <w:noProof/>
              </w:rPr>
              <w:t>1.2 Objetivos do Trabalho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_Toc356935318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1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19" w:history="1">
            <w:r w:rsidR="00E35F41" w:rsidRPr="00D12718">
              <w:rPr>
                <w:rStyle w:val="Hyperlink"/>
                <w:noProof/>
              </w:rPr>
              <w:t>1.3 Organização da Monografia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_Toc356935319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1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56935320" w:history="1">
            <w:r w:rsidR="00E35F41" w:rsidRPr="00D12718">
              <w:rPr>
                <w:rStyle w:val="Hyperlink"/>
                <w:noProof/>
              </w:rPr>
              <w:t>CAPÍTULO 2: DESENVOLVIMENTO DO TRABALHO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_Toc356935320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2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1" w:history="1">
            <w:r w:rsidR="00E35F41" w:rsidRPr="00D12718">
              <w:rPr>
                <w:rStyle w:val="Hyperlink"/>
                <w:noProof/>
              </w:rPr>
              <w:t>2.1. Descrição do Problema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_Toc356935321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2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2" w:history="1">
            <w:r w:rsidR="00E35F41" w:rsidRPr="00D12718">
              <w:rPr>
                <w:rStyle w:val="Hyperlink"/>
                <w:noProof/>
              </w:rPr>
              <w:t>2.2 Métodos, Técnicas e Tecnologias Utilizadas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_Toc356935322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2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3" w:history="1">
            <w:r w:rsidR="00E35F41" w:rsidRPr="00D12718">
              <w:rPr>
                <w:rStyle w:val="Hyperlink"/>
                <w:noProof/>
              </w:rPr>
              <w:t>2.3. Descrição das Atividades Realizadas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_Toc356935323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3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4" w:history="1">
            <w:r w:rsidR="00E35F41" w:rsidRPr="00D12718">
              <w:rPr>
                <w:rStyle w:val="Hyperlink"/>
                <w:noProof/>
              </w:rPr>
              <w:t>2.4. Resultados Obtidos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_Toc356935324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3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5" w:history="1">
            <w:r w:rsidR="00E35F41" w:rsidRPr="00D12718">
              <w:rPr>
                <w:rStyle w:val="Hyperlink"/>
                <w:noProof/>
              </w:rPr>
              <w:t>2.5. Dificuldades e Limitações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_Toc356935325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3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56935326" w:history="1">
            <w:r w:rsidR="00E35F41" w:rsidRPr="00D12718">
              <w:rPr>
                <w:rStyle w:val="Hyperlink"/>
                <w:noProof/>
              </w:rPr>
              <w:t>CAPÍTULO 3: CONCLUSÃO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_Toc356935326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4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7" w:history="1">
            <w:r w:rsidR="00E35F41" w:rsidRPr="00D12718">
              <w:rPr>
                <w:rStyle w:val="Hyperlink"/>
                <w:noProof/>
              </w:rPr>
              <w:t>3.1. Contribuições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_Toc356935327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4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28" w:history="1">
            <w:r w:rsidR="00E35F41" w:rsidRPr="00D12718">
              <w:rPr>
                <w:rStyle w:val="Hyperlink"/>
                <w:noProof/>
              </w:rPr>
              <w:t>3.2. Relacionamento entre o Curso e o Projeto de Estágio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_Toc356935328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4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>
          <w:pPr>
            <w:pStyle w:val="Sumrio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</w:rPr>
          </w:pPr>
          <w:hyperlink w:anchor="_Toc356935330" w:history="1">
            <w:r w:rsidR="001C289B">
              <w:rPr>
                <w:rStyle w:val="Hyperlink"/>
                <w:noProof/>
              </w:rPr>
              <w:t>3.3</w:t>
            </w:r>
            <w:r w:rsidR="00E35F41" w:rsidRPr="00D12718">
              <w:rPr>
                <w:rStyle w:val="Hyperlink"/>
                <w:noProof/>
              </w:rPr>
              <w:t>. Trabalhos Futuros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_Toc356935330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4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C51992" w:rsidP="001C289B">
          <w:pPr>
            <w:pStyle w:val="Sumrio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56935331" w:history="1">
            <w:r w:rsidR="00E35F41" w:rsidRPr="00D12718">
              <w:rPr>
                <w:rStyle w:val="Hyperlink"/>
                <w:noProof/>
              </w:rPr>
              <w:t>REFERÊNCIAS</w:t>
            </w:r>
            <w:r w:rsidR="00E35F41">
              <w:rPr>
                <w:noProof/>
                <w:webHidden/>
              </w:rPr>
              <w:tab/>
            </w:r>
            <w:r w:rsidR="00E35F41">
              <w:rPr>
                <w:noProof/>
                <w:webHidden/>
              </w:rPr>
              <w:fldChar w:fldCharType="begin"/>
            </w:r>
            <w:r w:rsidR="00E35F41">
              <w:rPr>
                <w:noProof/>
                <w:webHidden/>
              </w:rPr>
              <w:instrText xml:space="preserve"> PAGEREF _Toc356935331 \h </w:instrText>
            </w:r>
            <w:r w:rsidR="00E35F41">
              <w:rPr>
                <w:noProof/>
                <w:webHidden/>
              </w:rPr>
            </w:r>
            <w:r w:rsidR="00E35F41">
              <w:rPr>
                <w:noProof/>
                <w:webHidden/>
              </w:rPr>
              <w:fldChar w:fldCharType="separate"/>
            </w:r>
            <w:r w:rsidR="00E35F41">
              <w:rPr>
                <w:noProof/>
                <w:webHidden/>
              </w:rPr>
              <w:t>5</w:t>
            </w:r>
            <w:r w:rsidR="00E35F41">
              <w:rPr>
                <w:noProof/>
                <w:webHidden/>
              </w:rPr>
              <w:fldChar w:fldCharType="end"/>
            </w:r>
          </w:hyperlink>
        </w:p>
        <w:p w:rsidR="00E35F41" w:rsidRDefault="00E35F41">
          <w:r>
            <w:fldChar w:fldCharType="end"/>
          </w:r>
        </w:p>
      </w:sdtContent>
    </w:sdt>
    <w:p w:rsidR="00940B08" w:rsidRDefault="00940B08" w:rsidP="00B01B0E">
      <w:pPr>
        <w:pStyle w:val="Ttulo1"/>
      </w:pPr>
    </w:p>
    <w:p w:rsidR="00B01B0E" w:rsidRDefault="00B01B0E">
      <w:pPr>
        <w:spacing w:before="0" w:after="0" w:line="240" w:lineRule="auto"/>
        <w:ind w:firstLine="0"/>
        <w:jc w:val="left"/>
        <w:rPr>
          <w:bCs/>
          <w:color w:val="000000"/>
          <w:kern w:val="32"/>
          <w:sz w:val="22"/>
          <w:lang w:val="en-US"/>
        </w:rPr>
      </w:pPr>
      <w:bookmarkStart w:id="0" w:name="_Toc223175052"/>
      <w:bookmarkStart w:id="1" w:name="_Toc223880925"/>
      <w:bookmarkStart w:id="2" w:name="_Toc223965448"/>
      <w:bookmarkStart w:id="3" w:name="_Toc223965570"/>
      <w:bookmarkStart w:id="4" w:name="_Toc238540365"/>
      <w:r>
        <w:br w:type="page"/>
      </w:r>
    </w:p>
    <w:p w:rsidR="00697C14" w:rsidRDefault="00697C14" w:rsidP="00B01B0E">
      <w:pPr>
        <w:pStyle w:val="Ttulo1"/>
        <w:sectPr w:rsidR="00697C14" w:rsidSect="00DE3C17">
          <w:headerReference w:type="default" r:id="rId12"/>
          <w:footerReference w:type="default" r:id="rId13"/>
          <w:pgSz w:w="11907" w:h="16840" w:code="9"/>
          <w:pgMar w:top="1701" w:right="1418" w:bottom="1418" w:left="1701" w:header="720" w:footer="720" w:gutter="0"/>
          <w:pgNumType w:fmt="lowerRoman" w:start="1"/>
          <w:cols w:space="720"/>
          <w:docGrid w:linePitch="326"/>
        </w:sectPr>
      </w:pPr>
    </w:p>
    <w:p w:rsidR="0002146D" w:rsidRPr="00157B5F" w:rsidRDefault="00940B08" w:rsidP="00B01B0E">
      <w:pPr>
        <w:pStyle w:val="Ttulo1"/>
        <w:rPr>
          <w:color w:val="FF0000"/>
          <w:lang w:val="pt-BR"/>
        </w:rPr>
      </w:pPr>
      <w:bookmarkStart w:id="5" w:name="_Toc356935316"/>
      <w:r w:rsidRPr="00157B5F">
        <w:rPr>
          <w:lang w:val="pt-BR"/>
        </w:rPr>
        <w:lastRenderedPageBreak/>
        <w:t>CAPÍTULO 1: INTRODUÇÃO</w:t>
      </w:r>
      <w:bookmarkEnd w:id="0"/>
      <w:bookmarkEnd w:id="1"/>
      <w:bookmarkEnd w:id="2"/>
      <w:bookmarkEnd w:id="3"/>
      <w:bookmarkEnd w:id="4"/>
      <w:bookmarkEnd w:id="5"/>
      <w:r w:rsidRPr="00157B5F">
        <w:rPr>
          <w:color w:val="FF0000"/>
          <w:lang w:val="pt-BR"/>
        </w:rPr>
        <w:t xml:space="preserve"> </w:t>
      </w:r>
    </w:p>
    <w:p w:rsidR="00940B08" w:rsidRDefault="00940B08" w:rsidP="00B01B0E">
      <w:pPr>
        <w:pStyle w:val="Ttulo2"/>
      </w:pPr>
      <w:bookmarkStart w:id="6" w:name="_Toc223880926"/>
      <w:bookmarkStart w:id="7" w:name="_Toc223965449"/>
      <w:bookmarkStart w:id="8" w:name="_Toc223965571"/>
      <w:bookmarkStart w:id="9" w:name="_Toc238540366"/>
      <w:bookmarkStart w:id="10" w:name="_Toc356935317"/>
      <w:smartTag w:uri="urn:schemas-microsoft-com:office:smarttags" w:element="metricconverter">
        <w:smartTagPr>
          <w:attr w:name="ProductID" w:val="1.1 A"/>
        </w:smartTagPr>
        <w:r>
          <w:t>1.1 A</w:t>
        </w:r>
      </w:smartTag>
      <w:r>
        <w:t xml:space="preserve"> empresa onde o estágio foi realizado</w:t>
      </w:r>
      <w:bookmarkEnd w:id="6"/>
      <w:bookmarkEnd w:id="7"/>
      <w:bookmarkEnd w:id="8"/>
      <w:bookmarkEnd w:id="9"/>
      <w:bookmarkEnd w:id="10"/>
      <w:r>
        <w:t xml:space="preserve"> </w:t>
      </w:r>
    </w:p>
    <w:p w:rsidR="00940B08" w:rsidRPr="00B04D25" w:rsidRDefault="00C93ECC" w:rsidP="00B04D25">
      <w:pPr>
        <w:rPr>
          <w:color w:val="000000" w:themeColor="text1"/>
        </w:rPr>
      </w:pPr>
      <w:r>
        <w:rPr>
          <w:color w:val="000000" w:themeColor="text1"/>
        </w:rPr>
        <w:t>O e</w:t>
      </w:r>
      <w:r w:rsidR="00CD0439">
        <w:rPr>
          <w:color w:val="000000" w:themeColor="text1"/>
        </w:rPr>
        <w:t>stágio</w:t>
      </w:r>
      <w:r>
        <w:rPr>
          <w:color w:val="000000" w:themeColor="text1"/>
        </w:rPr>
        <w:t xml:space="preserve"> está ligado ao Projeto do Museu de Fauna e Flora do ICMC</w:t>
      </w:r>
      <w:r w:rsidR="00CD0439">
        <w:rPr>
          <w:color w:val="000000" w:themeColor="text1"/>
        </w:rPr>
        <w:t xml:space="preserve"> </w:t>
      </w:r>
      <w:r w:rsidR="00CE4DB0">
        <w:rPr>
          <w:rStyle w:val="Refdenotaderodap"/>
          <w:color w:val="000000" w:themeColor="text1"/>
        </w:rPr>
        <w:footnoteReference w:id="1"/>
      </w:r>
      <w:r w:rsidR="00CD0439">
        <w:rPr>
          <w:color w:val="000000" w:themeColor="text1"/>
        </w:rPr>
        <w:t xml:space="preserve">foi realizado no Instituto de Ciências </w:t>
      </w:r>
      <w:r w:rsidR="00430C49">
        <w:rPr>
          <w:color w:val="000000" w:themeColor="text1"/>
        </w:rPr>
        <w:t>Matemáticas</w:t>
      </w:r>
      <w:r w:rsidR="00CD0439">
        <w:rPr>
          <w:color w:val="000000" w:themeColor="text1"/>
        </w:rPr>
        <w:t xml:space="preserve"> e Computação</w:t>
      </w:r>
      <w:r w:rsidR="00CE4DB0">
        <w:rPr>
          <w:color w:val="000000" w:themeColor="text1"/>
        </w:rPr>
        <w:t xml:space="preserve"> que</w:t>
      </w:r>
      <w:r w:rsidR="009465E5">
        <w:rPr>
          <w:color w:val="000000" w:themeColor="text1"/>
        </w:rPr>
        <w:t xml:space="preserve"> é uma das cinco unidades de ensino e pesquisa da USP instaladas em São Carlos</w:t>
      </w:r>
      <w:r w:rsidR="00CD0439">
        <w:rPr>
          <w:color w:val="000000" w:themeColor="text1"/>
        </w:rPr>
        <w:t>, juntamente com o Gabinete de Gestão e Planejamento,</w:t>
      </w:r>
      <w:r>
        <w:rPr>
          <w:color w:val="000000" w:themeColor="text1"/>
        </w:rPr>
        <w:t xml:space="preserve"> vinculado à Diretoria do ICMC, </w:t>
      </w:r>
      <w:r w:rsidR="00CD0439">
        <w:rPr>
          <w:color w:val="000000" w:themeColor="text1"/>
        </w:rPr>
        <w:t>principal</w:t>
      </w:r>
      <w:r>
        <w:rPr>
          <w:color w:val="000000" w:themeColor="text1"/>
        </w:rPr>
        <w:t xml:space="preserve"> </w:t>
      </w:r>
      <w:r w:rsidR="00CD0439">
        <w:rPr>
          <w:color w:val="000000" w:themeColor="text1"/>
        </w:rPr>
        <w:t xml:space="preserve"> idealizador</w:t>
      </w:r>
      <w:r>
        <w:rPr>
          <w:color w:val="000000" w:themeColor="text1"/>
        </w:rPr>
        <w:t>a</w:t>
      </w:r>
      <w:r w:rsidR="00CD0439">
        <w:rPr>
          <w:color w:val="000000" w:themeColor="text1"/>
        </w:rPr>
        <w:t xml:space="preserve"> do projeto</w:t>
      </w:r>
      <w:r w:rsidR="00E46025">
        <w:rPr>
          <w:color w:val="000000" w:themeColor="text1"/>
        </w:rPr>
        <w:t>.</w:t>
      </w:r>
      <w:r w:rsidR="00CE4DB0">
        <w:rPr>
          <w:color w:val="000000" w:themeColor="text1"/>
        </w:rPr>
        <w:t xml:space="preserve"> </w:t>
      </w:r>
      <w:r>
        <w:rPr>
          <w:color w:val="000000" w:themeColor="text1"/>
        </w:rPr>
        <w:t>O projeto do Museu de Fauna e Flora tem</w:t>
      </w:r>
      <w:r w:rsidR="00344A44">
        <w:rPr>
          <w:color w:val="000000" w:themeColor="text1"/>
        </w:rPr>
        <w:t xml:space="preserve"> o apoio do grupo de pesquisa </w:t>
      </w:r>
      <w:r w:rsidR="00344A44">
        <w:t xml:space="preserve">Memória Virtual[Nakagawa,2014], </w:t>
      </w:r>
      <w:r w:rsidR="00E46025">
        <w:rPr>
          <w:color w:val="000000" w:themeColor="text1"/>
        </w:rPr>
        <w:t xml:space="preserve">vinculado ao </w:t>
      </w:r>
      <w:r w:rsidR="00430C49">
        <w:rPr>
          <w:color w:val="000000" w:themeColor="text1"/>
        </w:rPr>
        <w:t>Laboratório</w:t>
      </w:r>
      <w:r w:rsidR="00E46025">
        <w:rPr>
          <w:color w:val="000000" w:themeColor="text1"/>
        </w:rPr>
        <w:t xml:space="preserve"> de</w:t>
      </w:r>
      <w:r w:rsidR="00B04D25">
        <w:rPr>
          <w:color w:val="000000" w:themeColor="text1"/>
        </w:rPr>
        <w:t xml:space="preserve"> Engenharia de Software do ICMC</w:t>
      </w:r>
      <w:r>
        <w:rPr>
          <w:color w:val="000000" w:themeColor="text1"/>
        </w:rPr>
        <w:t xml:space="preserve">, que desenvolve o Memória Virtual, </w:t>
      </w:r>
      <w:r w:rsidR="00B04D25">
        <w:rPr>
          <w:color w:val="000000" w:themeColor="text1"/>
        </w:rPr>
        <w:t xml:space="preserve"> um sistema livre que </w:t>
      </w:r>
      <w:r w:rsidR="00B04D25" w:rsidRPr="00B04D25">
        <w:rPr>
          <w:color w:val="000000" w:themeColor="text1"/>
        </w:rPr>
        <w:t>possibilita a catalogação e disseminação de informações sobre acerv</w:t>
      </w:r>
      <w:r w:rsidR="00CE4DB0">
        <w:rPr>
          <w:color w:val="000000" w:themeColor="text1"/>
        </w:rPr>
        <w:t>os históricos utilizando</w:t>
      </w:r>
      <w:r w:rsidR="00B04D25">
        <w:rPr>
          <w:color w:val="000000" w:themeColor="text1"/>
        </w:rPr>
        <w:t xml:space="preserve"> </w:t>
      </w:r>
      <w:r w:rsidR="00B04D25" w:rsidRPr="00B04D25">
        <w:rPr>
          <w:color w:val="000000" w:themeColor="text1"/>
        </w:rPr>
        <w:t>tecnologias livres para implementação e implantação do sistema.</w:t>
      </w:r>
    </w:p>
    <w:p w:rsidR="00940B08" w:rsidRDefault="00940B08" w:rsidP="00B01B0E">
      <w:pPr>
        <w:pStyle w:val="Ttulo2"/>
      </w:pPr>
      <w:bookmarkStart w:id="11" w:name="_Toc223880927"/>
      <w:bookmarkStart w:id="12" w:name="_Toc223965450"/>
      <w:bookmarkStart w:id="13" w:name="_Toc223965572"/>
      <w:bookmarkStart w:id="14" w:name="_Toc238540367"/>
      <w:bookmarkStart w:id="15" w:name="_Toc356935318"/>
      <w:r>
        <w:t>1.2 Objetivos do Trabalho</w:t>
      </w:r>
      <w:bookmarkEnd w:id="11"/>
      <w:bookmarkEnd w:id="12"/>
      <w:bookmarkEnd w:id="13"/>
      <w:bookmarkEnd w:id="14"/>
      <w:bookmarkEnd w:id="15"/>
      <w:r>
        <w:t xml:space="preserve"> </w:t>
      </w:r>
    </w:p>
    <w:p w:rsidR="00E46025" w:rsidRDefault="00E46025" w:rsidP="00E46025">
      <w:r>
        <w:t xml:space="preserve">O projeto do Museu da Fauna e Flora está vinculado ao programa ICMC-USP Gestão </w:t>
      </w:r>
      <w:r w:rsidR="00B01B0E">
        <w:t>Socioambiental</w:t>
      </w:r>
      <w:r>
        <w:t xml:space="preserve">, que tem como objetivo integrar as ações socioambientais do ICMC, sendo de extrema </w:t>
      </w:r>
      <w:r w:rsidR="00430C49">
        <w:t>importância</w:t>
      </w:r>
      <w:r>
        <w:t xml:space="preserve"> estarem aliados para atender seus objetivos em conjunto.</w:t>
      </w:r>
    </w:p>
    <w:p w:rsidR="00B04D25" w:rsidRDefault="00C93ECC" w:rsidP="00E46025">
      <w:r>
        <w:t>Nesse cenário, os objetivos deste projeto são:</w:t>
      </w:r>
    </w:p>
    <w:p w:rsidR="00B04D25" w:rsidRDefault="00C93ECC" w:rsidP="006C43E3">
      <w:pPr>
        <w:pStyle w:val="PargrafodaLista"/>
        <w:numPr>
          <w:ilvl w:val="0"/>
          <w:numId w:val="20"/>
        </w:numPr>
        <w:spacing w:line="360" w:lineRule="auto"/>
        <w:ind w:left="1066" w:hanging="357"/>
      </w:pPr>
      <w:r>
        <w:t>O desenvolvimento completo de um</w:t>
      </w:r>
      <w:r w:rsidR="00183665">
        <w:t xml:space="preserve"> sistema web para ser acessado publicamente por todos na comunidade</w:t>
      </w:r>
      <w:r w:rsidR="00CE4DB0">
        <w:t>,</w:t>
      </w:r>
      <w:r w:rsidR="004D2FC1">
        <w:t xml:space="preserve"> </w:t>
      </w:r>
      <w:r w:rsidR="00183665">
        <w:t>ajudando</w:t>
      </w:r>
      <w:r w:rsidR="00B04D25">
        <w:t xml:space="preserve"> </w:t>
      </w:r>
      <w:r w:rsidR="00430C49">
        <w:t>assim</w:t>
      </w:r>
      <w:r w:rsidR="00183665">
        <w:t xml:space="preserve"> na difusão da Fauna e Flora presentes no </w:t>
      </w:r>
      <w:r>
        <w:t>Instituto, bem como a sustentabilidade ambiental, como parte do Programa ICMC-USP de Gestão SocioAmbiental.</w:t>
      </w:r>
    </w:p>
    <w:p w:rsidR="009465E5" w:rsidRDefault="00C93ECC" w:rsidP="006C43E3">
      <w:pPr>
        <w:pStyle w:val="PargrafodaLista"/>
        <w:numPr>
          <w:ilvl w:val="0"/>
          <w:numId w:val="20"/>
        </w:numPr>
        <w:spacing w:line="360" w:lineRule="auto"/>
        <w:ind w:left="1066" w:hanging="357"/>
      </w:pPr>
      <w:r>
        <w:t>Obtenção de s</w:t>
      </w:r>
      <w:r w:rsidR="009465E5">
        <w:t>er um sistema de fácil personalização e implantação a</w:t>
      </w:r>
      <w:r w:rsidR="00CE4DB0">
        <w:t xml:space="preserve"> </w:t>
      </w:r>
      <w:r w:rsidR="009465E5">
        <w:t xml:space="preserve">fim </w:t>
      </w:r>
      <w:r w:rsidR="00B04D25">
        <w:t>de que sua replicação</w:t>
      </w:r>
      <w:r>
        <w:t xml:space="preserve">, </w:t>
      </w:r>
      <w:r w:rsidR="00B04D25">
        <w:t xml:space="preserve"> junto com o projeto do Museu da Fauna e Flora seja </w:t>
      </w:r>
      <w:r w:rsidR="00430C49">
        <w:t>acessível</w:t>
      </w:r>
      <w:r w:rsidR="00B04D25">
        <w:t xml:space="preserve"> para outras unidades da USP e outr</w:t>
      </w:r>
      <w:r>
        <w:t>a</w:t>
      </w:r>
      <w:r w:rsidR="00B04D25">
        <w:t>s instituiç</w:t>
      </w:r>
      <w:r w:rsidR="005669FD">
        <w:t>ões, contribuindo e promovendo a sustentabilidade ambiental.</w:t>
      </w:r>
    </w:p>
    <w:p w:rsidR="005669FD" w:rsidRPr="006C43E3" w:rsidRDefault="00B04D25" w:rsidP="006C43E3">
      <w:pPr>
        <w:pStyle w:val="PargrafodaLista"/>
        <w:numPr>
          <w:ilvl w:val="0"/>
          <w:numId w:val="20"/>
        </w:numPr>
        <w:spacing w:line="360" w:lineRule="auto"/>
        <w:ind w:left="1066" w:hanging="357"/>
      </w:pPr>
      <w:r>
        <w:lastRenderedPageBreak/>
        <w:t>Alinhamento e t</w:t>
      </w:r>
      <w:r w:rsidR="00422D89">
        <w:t>rabalho conjunto com o sistema M</w:t>
      </w:r>
      <w:r>
        <w:t xml:space="preserve">emória </w:t>
      </w:r>
      <w:r w:rsidR="00422D89">
        <w:t>V</w:t>
      </w:r>
      <w:r>
        <w:t>irtual, pois o sistema</w:t>
      </w:r>
      <w:r w:rsidR="003F7941">
        <w:t xml:space="preserve"> web</w:t>
      </w:r>
      <w:r>
        <w:t xml:space="preserve"> do Museu da Fauna e Flora será o primeiro a utiliza-lo</w:t>
      </w:r>
      <w:r w:rsidR="003F7941">
        <w:t>.</w:t>
      </w:r>
      <w:r w:rsidR="00CE4DB0">
        <w:t xml:space="preserve"> </w:t>
      </w:r>
      <w:r w:rsidR="003F7941">
        <w:t>Assim</w:t>
      </w:r>
      <w:r w:rsidR="00CE4DB0">
        <w:t>,</w:t>
      </w:r>
      <w:r w:rsidR="003F7941">
        <w:t xml:space="preserve"> um dos objetivos</w:t>
      </w:r>
      <w:r w:rsidR="00430C49">
        <w:t xml:space="preserve"> principais do desenvolvimento</w:t>
      </w:r>
      <w:r w:rsidR="003F7941">
        <w:t xml:space="preserve"> do sistema web do Museu inclui</w:t>
      </w:r>
      <w:r>
        <w:t xml:space="preserve"> a utilização do sistema Memória Virtual, </w:t>
      </w:r>
      <w:r w:rsidR="003F7941">
        <w:t xml:space="preserve">procurando utilizar </w:t>
      </w:r>
      <w:r>
        <w:t>seus métodos e padrões de desenvolvimento de software livre.</w:t>
      </w:r>
      <w:bookmarkStart w:id="16" w:name="_Toc223880928"/>
      <w:bookmarkStart w:id="17" w:name="_Toc223965451"/>
      <w:bookmarkStart w:id="18" w:name="_Toc223965573"/>
      <w:bookmarkStart w:id="19" w:name="_Toc238540368"/>
      <w:bookmarkStart w:id="20" w:name="_Toc356935319"/>
    </w:p>
    <w:p w:rsidR="00940B08" w:rsidRDefault="00940B08" w:rsidP="00B01B0E">
      <w:pPr>
        <w:pStyle w:val="Ttulo2"/>
      </w:pPr>
      <w:r>
        <w:t>1.3 Organização da Monografia</w:t>
      </w:r>
      <w:bookmarkEnd w:id="16"/>
      <w:bookmarkEnd w:id="17"/>
      <w:bookmarkEnd w:id="18"/>
      <w:bookmarkEnd w:id="19"/>
      <w:bookmarkEnd w:id="20"/>
    </w:p>
    <w:p w:rsidR="00940B08" w:rsidRPr="009465E5" w:rsidRDefault="009465E5" w:rsidP="009465E5">
      <w:pPr>
        <w:ind w:firstLine="0"/>
        <w:rPr>
          <w:color w:val="000000" w:themeColor="text1"/>
          <w:szCs w:val="24"/>
        </w:rPr>
      </w:pPr>
      <w:r>
        <w:rPr>
          <w:color w:val="FF0000"/>
        </w:rPr>
        <w:tab/>
      </w:r>
      <w:r>
        <w:rPr>
          <w:color w:val="000000" w:themeColor="text1"/>
        </w:rPr>
        <w:t xml:space="preserve">Os próximos </w:t>
      </w:r>
      <w:r w:rsidR="00430C49">
        <w:rPr>
          <w:color w:val="000000" w:themeColor="text1"/>
        </w:rPr>
        <w:t>capítulos</w:t>
      </w:r>
      <w:r>
        <w:rPr>
          <w:color w:val="000000" w:themeColor="text1"/>
        </w:rPr>
        <w:t xml:space="preserve"> da monografia descrevem como </w:t>
      </w:r>
      <w:r w:rsidR="00D64DB4">
        <w:rPr>
          <w:color w:val="000000" w:themeColor="text1"/>
        </w:rPr>
        <w:t>fo</w:t>
      </w:r>
      <w:r w:rsidR="00DE6599">
        <w:rPr>
          <w:color w:val="000000" w:themeColor="text1"/>
        </w:rPr>
        <w:t xml:space="preserve">ram </w:t>
      </w:r>
      <w:r w:rsidR="003F7941">
        <w:rPr>
          <w:color w:val="000000" w:themeColor="text1"/>
        </w:rPr>
        <w:t>realizadas a</w:t>
      </w:r>
      <w:r w:rsidR="00DE6599">
        <w:rPr>
          <w:color w:val="000000" w:themeColor="text1"/>
        </w:rPr>
        <w:t xml:space="preserve">s </w:t>
      </w:r>
      <w:r w:rsidR="003F7941">
        <w:rPr>
          <w:color w:val="000000" w:themeColor="text1"/>
        </w:rPr>
        <w:t>atividades</w:t>
      </w:r>
      <w:r w:rsidR="00DE6599">
        <w:rPr>
          <w:color w:val="000000" w:themeColor="text1"/>
        </w:rPr>
        <w:t xml:space="preserve"> par</w:t>
      </w:r>
      <w:r w:rsidR="00381893">
        <w:rPr>
          <w:color w:val="000000" w:themeColor="text1"/>
        </w:rPr>
        <w:t xml:space="preserve">a o desenvolvimento do </w:t>
      </w:r>
      <w:r w:rsidR="003F7941">
        <w:rPr>
          <w:color w:val="000000" w:themeColor="text1"/>
        </w:rPr>
        <w:t>sistema, a d</w:t>
      </w:r>
      <w:r w:rsidR="006E21E4">
        <w:rPr>
          <w:color w:val="000000" w:themeColor="text1"/>
        </w:rPr>
        <w:t>escrição</w:t>
      </w:r>
      <w:r w:rsidR="00381893">
        <w:rPr>
          <w:color w:val="000000" w:themeColor="text1"/>
        </w:rPr>
        <w:t xml:space="preserve"> do projeto em que o </w:t>
      </w:r>
      <w:r w:rsidR="006E21E4">
        <w:rPr>
          <w:color w:val="000000" w:themeColor="text1"/>
        </w:rPr>
        <w:t>estagiário</w:t>
      </w:r>
      <w:r w:rsidR="00381893">
        <w:rPr>
          <w:color w:val="000000" w:themeColor="text1"/>
        </w:rPr>
        <w:t xml:space="preserve"> se encontra inserido</w:t>
      </w:r>
      <w:r w:rsidR="00430C49">
        <w:rPr>
          <w:color w:val="000000" w:themeColor="text1"/>
        </w:rPr>
        <w:t>,</w:t>
      </w:r>
      <w:r w:rsidR="00CE4DB0">
        <w:rPr>
          <w:color w:val="000000" w:themeColor="text1"/>
        </w:rPr>
        <w:t xml:space="preserve"> </w:t>
      </w:r>
      <w:r w:rsidR="003F7941">
        <w:rPr>
          <w:color w:val="000000" w:themeColor="text1"/>
        </w:rPr>
        <w:t>as</w:t>
      </w:r>
      <w:r w:rsidR="00430C49">
        <w:rPr>
          <w:color w:val="000000" w:themeColor="text1"/>
        </w:rPr>
        <w:t xml:space="preserve"> técnicas e métodos utilizados</w:t>
      </w:r>
      <w:r w:rsidR="00DE6599">
        <w:rPr>
          <w:color w:val="000000" w:themeColor="text1"/>
        </w:rPr>
        <w:t>,</w:t>
      </w:r>
      <w:r w:rsidR="00CE4DB0">
        <w:rPr>
          <w:color w:val="000000" w:themeColor="text1"/>
        </w:rPr>
        <w:t xml:space="preserve"> </w:t>
      </w:r>
      <w:r w:rsidR="003F7941">
        <w:rPr>
          <w:color w:val="000000" w:themeColor="text1"/>
        </w:rPr>
        <w:t>as</w:t>
      </w:r>
      <w:r w:rsidR="00DE6599">
        <w:rPr>
          <w:color w:val="000000" w:themeColor="text1"/>
        </w:rPr>
        <w:t xml:space="preserve"> </w:t>
      </w:r>
      <w:r w:rsidR="00430C49">
        <w:rPr>
          <w:color w:val="000000" w:themeColor="text1"/>
        </w:rPr>
        <w:t>tecnologias</w:t>
      </w:r>
      <w:r w:rsidR="00DE6599">
        <w:rPr>
          <w:color w:val="000000" w:themeColor="text1"/>
        </w:rPr>
        <w:t xml:space="preserve"> que foram utilizadas, </w:t>
      </w:r>
      <w:r w:rsidR="003F7941">
        <w:rPr>
          <w:color w:val="000000" w:themeColor="text1"/>
        </w:rPr>
        <w:t xml:space="preserve">a </w:t>
      </w:r>
      <w:r w:rsidR="00DE6599">
        <w:rPr>
          <w:color w:val="000000" w:themeColor="text1"/>
        </w:rPr>
        <w:t>descrição das atividades realizadas</w:t>
      </w:r>
      <w:r w:rsidR="00381893">
        <w:rPr>
          <w:color w:val="000000" w:themeColor="text1"/>
        </w:rPr>
        <w:t>, desde a coleta de dados, até a versão final do sistema,</w:t>
      </w:r>
      <w:r w:rsidR="00DE6599">
        <w:rPr>
          <w:color w:val="000000" w:themeColor="text1"/>
        </w:rPr>
        <w:t xml:space="preserve"> </w:t>
      </w:r>
      <w:r w:rsidR="003F7941">
        <w:rPr>
          <w:color w:val="000000" w:themeColor="text1"/>
        </w:rPr>
        <w:t xml:space="preserve">e as </w:t>
      </w:r>
      <w:r w:rsidR="00DE6599">
        <w:rPr>
          <w:color w:val="000000" w:themeColor="text1"/>
        </w:rPr>
        <w:t>dificuldades e limitações encontradas durante o processo de desenvolvimento.</w:t>
      </w:r>
    </w:p>
    <w:p w:rsidR="00940B08" w:rsidRPr="00157B5F" w:rsidRDefault="00940B08" w:rsidP="00B01B0E">
      <w:pPr>
        <w:pStyle w:val="Ttulo1"/>
        <w:numPr>
          <w:ins w:id="21" w:author="Unknown"/>
        </w:numPr>
        <w:rPr>
          <w:color w:val="FF0000"/>
          <w:lang w:val="pt-BR"/>
        </w:rPr>
      </w:pPr>
      <w:r w:rsidRPr="00157B5F">
        <w:rPr>
          <w:lang w:val="pt-BR"/>
        </w:rPr>
        <w:br w:type="page"/>
      </w:r>
      <w:bookmarkStart w:id="22" w:name="_Toc19248598"/>
      <w:bookmarkStart w:id="23" w:name="_Toc223175064"/>
      <w:bookmarkStart w:id="24" w:name="_Toc223880937"/>
      <w:bookmarkStart w:id="25" w:name="_Toc223965452"/>
      <w:bookmarkStart w:id="26" w:name="_Toc223965574"/>
      <w:bookmarkStart w:id="27" w:name="_Toc238540370"/>
      <w:bookmarkStart w:id="28" w:name="_Toc356935320"/>
      <w:r w:rsidRPr="00157B5F">
        <w:rPr>
          <w:lang w:val="pt-BR"/>
        </w:rPr>
        <w:lastRenderedPageBreak/>
        <w:t xml:space="preserve">CAPÍTULO </w:t>
      </w:r>
      <w:r w:rsidR="00B37E1A" w:rsidRPr="00157B5F">
        <w:rPr>
          <w:lang w:val="pt-BR"/>
        </w:rPr>
        <w:t>2</w:t>
      </w:r>
      <w:r w:rsidRPr="00157B5F">
        <w:rPr>
          <w:lang w:val="pt-BR"/>
        </w:rPr>
        <w:t xml:space="preserve">: </w:t>
      </w:r>
      <w:bookmarkEnd w:id="22"/>
      <w:r w:rsidRPr="00157B5F">
        <w:rPr>
          <w:lang w:val="pt-BR"/>
        </w:rPr>
        <w:t>DESENVOLVIMENTO DO TRABALHO</w:t>
      </w:r>
      <w:bookmarkEnd w:id="23"/>
      <w:bookmarkEnd w:id="24"/>
      <w:bookmarkEnd w:id="25"/>
      <w:bookmarkEnd w:id="26"/>
      <w:bookmarkEnd w:id="27"/>
      <w:bookmarkEnd w:id="28"/>
    </w:p>
    <w:p w:rsidR="00940B08" w:rsidRDefault="00B37E1A" w:rsidP="00B01B0E">
      <w:pPr>
        <w:pStyle w:val="Ttulo2"/>
      </w:pPr>
      <w:bookmarkStart w:id="29" w:name="_Toc223175065"/>
      <w:bookmarkStart w:id="30" w:name="_Toc223880938"/>
      <w:bookmarkStart w:id="31" w:name="_Toc223965453"/>
      <w:bookmarkStart w:id="32" w:name="_Toc223965575"/>
      <w:bookmarkStart w:id="33" w:name="_Toc238540371"/>
      <w:bookmarkStart w:id="34" w:name="_Toc356935321"/>
      <w:bookmarkStart w:id="35" w:name="_Toc19248607"/>
      <w:r>
        <w:t>2</w:t>
      </w:r>
      <w:r w:rsidR="00940B08">
        <w:t xml:space="preserve">.1. </w:t>
      </w:r>
      <w:bookmarkEnd w:id="29"/>
      <w:bookmarkEnd w:id="30"/>
      <w:r w:rsidR="00940B08">
        <w:t xml:space="preserve">Descrição do </w:t>
      </w:r>
      <w:bookmarkEnd w:id="31"/>
      <w:bookmarkEnd w:id="32"/>
      <w:bookmarkEnd w:id="33"/>
      <w:bookmarkEnd w:id="34"/>
      <w:r w:rsidR="00381893">
        <w:t>Projeto</w:t>
      </w:r>
    </w:p>
    <w:p w:rsidR="00940B08" w:rsidRDefault="00D90F15" w:rsidP="00D90F15">
      <w:pPr>
        <w:ind w:firstLine="0"/>
      </w:pPr>
      <w:r>
        <w:tab/>
      </w:r>
      <w:r w:rsidR="003F7941">
        <w:t>O</w:t>
      </w:r>
      <w:r>
        <w:t xml:space="preserve"> projeto do Museu da Fauna e Flora</w:t>
      </w:r>
      <w:r w:rsidR="003F7941">
        <w:t xml:space="preserve"> foi proposto</w:t>
      </w:r>
      <w:r>
        <w:t xml:space="preserve"> em 2013, com o intuito de </w:t>
      </w:r>
      <w:r w:rsidR="00CE4DB0">
        <w:t>exibir para</w:t>
      </w:r>
      <w:r w:rsidR="003F7941">
        <w:t xml:space="preserve"> a comunidade e </w:t>
      </w:r>
      <w:r w:rsidR="00CE4DB0">
        <w:t>incentivar</w:t>
      </w:r>
      <w:r w:rsidR="003F7941">
        <w:t xml:space="preserve"> </w:t>
      </w:r>
      <w:r w:rsidR="00CE4DB0">
        <w:t>à</w:t>
      </w:r>
      <w:r>
        <w:t xml:space="preserve"> preservação dos recursos ambientais e</w:t>
      </w:r>
      <w:bookmarkStart w:id="36" w:name="_Toc223880939"/>
      <w:bookmarkStart w:id="37" w:name="_Toc223175069"/>
      <w:r w:rsidR="003F7941">
        <w:t>xistentes do campus e da região</w:t>
      </w:r>
      <w:r w:rsidR="00CE4DB0">
        <w:t xml:space="preserve"> desses recursos</w:t>
      </w:r>
      <w:r w:rsidR="003F7941">
        <w:t xml:space="preserve">, como </w:t>
      </w:r>
      <w:r w:rsidR="00CE4DB0">
        <w:t>parte das ações da superintendência</w:t>
      </w:r>
      <w:r w:rsidR="003F7941">
        <w:t xml:space="preserve"> de Gestão Ambiental da USP.</w:t>
      </w:r>
    </w:p>
    <w:p w:rsidR="00F56521" w:rsidRDefault="00D90F15" w:rsidP="00F56521">
      <w:pPr>
        <w:ind w:firstLine="0"/>
      </w:pPr>
      <w:r>
        <w:tab/>
        <w:t xml:space="preserve">Como definido, </w:t>
      </w:r>
      <w:r w:rsidR="003F7941">
        <w:t>foi</w:t>
      </w:r>
      <w:r>
        <w:t xml:space="preserve"> então criado o Museu Virtual da Fauna e Flora,</w:t>
      </w:r>
      <w:r w:rsidR="003F7941">
        <w:t xml:space="preserve"> </w:t>
      </w:r>
      <w:r w:rsidR="00F56521">
        <w:t>para ser</w:t>
      </w:r>
      <w:r>
        <w:t xml:space="preserve"> um </w:t>
      </w:r>
      <w:r w:rsidR="00F6073F">
        <w:t>sistema web</w:t>
      </w:r>
      <w:r>
        <w:t xml:space="preserve"> online vinculado ao ICMC, que teria informações sobre toda a fauna e fl</w:t>
      </w:r>
      <w:r w:rsidR="003F7941">
        <w:t>ora da</w:t>
      </w:r>
      <w:r w:rsidR="00FA48D5">
        <w:t xml:space="preserve"> </w:t>
      </w:r>
      <w:r w:rsidR="003F7941">
        <w:t>região do ICMC</w:t>
      </w:r>
      <w:r w:rsidR="00FA48D5">
        <w:t xml:space="preserve">, </w:t>
      </w:r>
      <w:r w:rsidR="003F7941">
        <w:t>por meio da</w:t>
      </w:r>
      <w:r w:rsidR="00FA48D5">
        <w:t xml:space="preserve"> catalogação das espécies de fa</w:t>
      </w:r>
      <w:r w:rsidR="00511206">
        <w:t xml:space="preserve">una e flora, </w:t>
      </w:r>
      <w:r w:rsidR="003F7941">
        <w:t xml:space="preserve">utilizando </w:t>
      </w:r>
      <w:r w:rsidR="00511206">
        <w:t xml:space="preserve"> o s</w:t>
      </w:r>
      <w:r w:rsidR="00FA48D5">
        <w:t>istema Memória Virtual, um sistema web para catalogação de acervos históricos.</w:t>
      </w:r>
      <w:r w:rsidR="00F56521">
        <w:t xml:space="preserve"> Em sua essência o Memória Virtual é um sistema disponibilizado em uma plataforma web, e de que possibilita o armazenamento de informações e sua disseminação (através da mesma e de módulos de serviços web) sobre acervos históricos, incluindo bens naturais, onde se encaixa o contexto do Museu. Sendo assim o Sistema Memória Virtual desenvolvido no contexto de projetos de pesquisa financiados principalmente pela FAPESP, Pró-reitoria de Cultura e Extensão da USP e Pró-reitoria de Graduação da USP, mostra-se bastante adequado para ser usado também no contexto do Museu da Fauna e Flora do ICMC. </w:t>
      </w:r>
    </w:p>
    <w:p w:rsidR="00FA48D5" w:rsidRDefault="00FA48D5" w:rsidP="00D90F15">
      <w:pPr>
        <w:ind w:firstLine="0"/>
      </w:pPr>
      <w:r>
        <w:tab/>
      </w:r>
      <w:r w:rsidR="006316ED">
        <w:t>O cadastro seria feito nes</w:t>
      </w:r>
      <w:r w:rsidR="003F7941">
        <w:t>s</w:t>
      </w:r>
      <w:r w:rsidR="006316ED">
        <w:t xml:space="preserve">e sistema, e então o </w:t>
      </w:r>
      <w:r w:rsidR="003F7941">
        <w:t>sistema</w:t>
      </w:r>
      <w:r w:rsidR="006316ED">
        <w:t xml:space="preserve"> do Museu </w:t>
      </w:r>
      <w:r w:rsidR="003F7941">
        <w:t>é</w:t>
      </w:r>
      <w:r w:rsidR="006316ED">
        <w:t xml:space="preserve"> uma interface, que através de comunicação via serviços web, </w:t>
      </w:r>
      <w:r w:rsidR="003F7941">
        <w:t>consulta</w:t>
      </w:r>
      <w:r w:rsidR="006316ED">
        <w:t xml:space="preserve"> a base de dados da Memória Virtual e </w:t>
      </w:r>
      <w:r w:rsidR="003F7941">
        <w:t>exibe</w:t>
      </w:r>
      <w:r w:rsidR="006316ED">
        <w:t xml:space="preserve"> aos visitantes as i</w:t>
      </w:r>
      <w:r w:rsidR="003F7941">
        <w:t>nformações que estão procurando.</w:t>
      </w:r>
      <w:r w:rsidR="006316ED">
        <w:t xml:space="preserve"> </w:t>
      </w:r>
      <w:r w:rsidR="003F7941">
        <w:t>P</w:t>
      </w:r>
      <w:r w:rsidR="006316ED">
        <w:t xml:space="preserve">or exemplo, um visitante poderia querer informações de uma determinada árvore localizada bem em frente </w:t>
      </w:r>
      <w:r w:rsidR="003F7941">
        <w:t xml:space="preserve">à </w:t>
      </w:r>
      <w:r w:rsidR="006316ED">
        <w:t xml:space="preserve">sala </w:t>
      </w:r>
      <w:r w:rsidR="003F7941">
        <w:t xml:space="preserve">em </w:t>
      </w:r>
      <w:r w:rsidR="006316ED">
        <w:t xml:space="preserve">que ele tem aula no período da manhã, então ao acessar o </w:t>
      </w:r>
      <w:r w:rsidR="003F7941">
        <w:t>sistema</w:t>
      </w:r>
      <w:r w:rsidR="006316ED">
        <w:t xml:space="preserve"> seria</w:t>
      </w:r>
      <w:r w:rsidR="003F7941">
        <w:t xml:space="preserve">m </w:t>
      </w:r>
      <w:r w:rsidR="006316ED">
        <w:t xml:space="preserve"> exibida</w:t>
      </w:r>
      <w:r w:rsidR="003F7941">
        <w:t>s</w:t>
      </w:r>
      <w:r w:rsidR="006316ED">
        <w:t xml:space="preserve"> algumas informações da árvore</w:t>
      </w:r>
      <w:r w:rsidR="007A5EBE">
        <w:t>, tais</w:t>
      </w:r>
      <w:r w:rsidR="006316ED">
        <w:t xml:space="preserve"> como sua história, quem plantou, quanto tempo estimado ela tem de vida, fotos, entre outras.</w:t>
      </w:r>
    </w:p>
    <w:p w:rsidR="00FA48D5" w:rsidRPr="00D90F15" w:rsidRDefault="00FA48D5" w:rsidP="00D90F15">
      <w:pPr>
        <w:ind w:firstLine="0"/>
      </w:pPr>
      <w:r>
        <w:tab/>
      </w:r>
      <w:r w:rsidR="007A5EBE">
        <w:t>Algumas questões de início já foram levantadas:</w:t>
      </w:r>
      <w:r>
        <w:t xml:space="preserve"> quais informações seriam </w:t>
      </w:r>
      <w:r w:rsidR="007A5EBE">
        <w:t xml:space="preserve">cadastradas sobre um exemplar, </w:t>
      </w:r>
      <w:r>
        <w:t xml:space="preserve"> como seria o cadastro da fauna, como um exemplar poderia ser encontrado no </w:t>
      </w:r>
      <w:r w:rsidR="00F6073F">
        <w:t>sistema</w:t>
      </w:r>
      <w:r>
        <w:t xml:space="preserve">, e como seria a comunicação </w:t>
      </w:r>
      <w:r w:rsidR="006E21E4">
        <w:t xml:space="preserve">do </w:t>
      </w:r>
      <w:r w:rsidR="00F6073F">
        <w:t>sistema</w:t>
      </w:r>
      <w:r>
        <w:t xml:space="preserve"> com o Mem</w:t>
      </w:r>
      <w:r w:rsidR="00635091">
        <w:t xml:space="preserve">ória Virtual, e como definir um </w:t>
      </w:r>
      <w:r w:rsidR="007A5EBE">
        <w:t>sistema</w:t>
      </w:r>
      <w:r w:rsidR="00635091">
        <w:t xml:space="preserve"> genérico, para </w:t>
      </w:r>
      <w:r w:rsidR="007A5EBE">
        <w:t>poder</w:t>
      </w:r>
      <w:r w:rsidR="00635091">
        <w:t xml:space="preserve"> </w:t>
      </w:r>
      <w:r w:rsidR="007A5EBE">
        <w:t xml:space="preserve"> </w:t>
      </w:r>
      <w:r w:rsidR="00635091">
        <w:t xml:space="preserve">ser utilizado por outras entidades, </w:t>
      </w:r>
      <w:r w:rsidR="00635091">
        <w:lastRenderedPageBreak/>
        <w:t xml:space="preserve">não sendo apenas um </w:t>
      </w:r>
      <w:r w:rsidR="007A5EBE">
        <w:t>sistema</w:t>
      </w:r>
      <w:r w:rsidR="00635091">
        <w:t xml:space="preserve">, mas uma aplicação </w:t>
      </w:r>
      <w:r w:rsidR="006E21E4">
        <w:t>personalizável</w:t>
      </w:r>
      <w:r w:rsidR="00635091">
        <w:t xml:space="preserve">, e </w:t>
      </w:r>
      <w:r w:rsidR="006E21E4">
        <w:t>distribuível</w:t>
      </w:r>
      <w:r w:rsidR="00635091">
        <w:t xml:space="preserve"> para toda a comunidade.</w:t>
      </w:r>
    </w:p>
    <w:p w:rsidR="00B37E1A" w:rsidRDefault="00B37E1A" w:rsidP="00B01B0E">
      <w:pPr>
        <w:pStyle w:val="Ttulo2"/>
      </w:pPr>
      <w:bookmarkStart w:id="38" w:name="_Toc356935322"/>
      <w:bookmarkStart w:id="39" w:name="_Toc223965455"/>
      <w:bookmarkStart w:id="40" w:name="_Toc223965577"/>
      <w:bookmarkStart w:id="41" w:name="_Toc238540372"/>
      <w:r>
        <w:t xml:space="preserve">2.2 Métodos, Técnicas e </w:t>
      </w:r>
      <w:r w:rsidR="00973C4F">
        <w:t>Tecnologias</w:t>
      </w:r>
      <w:r>
        <w:t xml:space="preserve"> Utilizadas</w:t>
      </w:r>
      <w:bookmarkEnd w:id="38"/>
    </w:p>
    <w:p w:rsidR="00B370B9" w:rsidRDefault="00B370B9" w:rsidP="00B370B9">
      <w:pPr>
        <w:pStyle w:val="Ttulo3"/>
      </w:pPr>
      <w:r>
        <w:t>2.2.1 Métodos</w:t>
      </w:r>
    </w:p>
    <w:p w:rsidR="00C45EBF" w:rsidRDefault="00C45EBF" w:rsidP="00B370B9">
      <w:pPr>
        <w:ind w:firstLine="0"/>
      </w:pPr>
      <w:r>
        <w:tab/>
      </w:r>
      <w:r w:rsidR="009532AB">
        <w:t>A</w:t>
      </w:r>
      <w:r>
        <w:t xml:space="preserve"> equipe de desenvolvimento </w:t>
      </w:r>
      <w:r w:rsidR="007A5EBE">
        <w:t>foi</w:t>
      </w:r>
      <w:r>
        <w:t xml:space="preserve"> </w:t>
      </w:r>
      <w:r w:rsidR="00D84BC1">
        <w:t>composta apenas pelo autor desta monografia</w:t>
      </w:r>
      <w:r>
        <w:t xml:space="preserve">, pois por se tratar de um projeto </w:t>
      </w:r>
      <w:r w:rsidR="006316ED">
        <w:t>recém-criado</w:t>
      </w:r>
      <w:r>
        <w:t xml:space="preserve">, o Museu da Fauna e Flora, contava apenas com o apoio do Gabinete de Gestão e Planejamento e </w:t>
      </w:r>
      <w:r w:rsidR="009532AB">
        <w:t>pela docente</w:t>
      </w:r>
      <w:r w:rsidR="007A5EBE">
        <w:t xml:space="preserve"> orientadora e</w:t>
      </w:r>
      <w:r w:rsidR="009532AB">
        <w:t xml:space="preserve"> responsável pelo Memória Virtual, sendo</w:t>
      </w:r>
      <w:r w:rsidR="00F56521">
        <w:t xml:space="preserve"> o autor desta </w:t>
      </w:r>
      <w:r w:rsidR="007A5EBE">
        <w:t xml:space="preserve"> monografia alocado para trabalhar junto à</w:t>
      </w:r>
      <w:r w:rsidR="009532AB">
        <w:t xml:space="preserve">s </w:t>
      </w:r>
      <w:r w:rsidR="006E21E4">
        <w:t>instalações</w:t>
      </w:r>
      <w:r w:rsidR="009532AB">
        <w:t xml:space="preserve"> do projeto Memória</w:t>
      </w:r>
      <w:r w:rsidR="007A5EBE">
        <w:t xml:space="preserve"> Virtual, onde </w:t>
      </w:r>
      <w:r w:rsidR="00F56521">
        <w:t>haveria</w:t>
      </w:r>
      <w:r w:rsidR="007A5EBE">
        <w:t xml:space="preserve"> maior envolvimento com a equipe de desenvolvimento das atividades do Memória Virtual para inclusive facilitar a utilização e integração com o Projeto do Museu da Fauna e Flora.</w:t>
      </w:r>
      <w:r w:rsidR="00F56521">
        <w:t xml:space="preserve"> Assim, a melhor técnica </w:t>
      </w:r>
      <w:r w:rsidR="007A5EBE">
        <w:t xml:space="preserve">encontrada para o desenvolvimento do sistema </w:t>
      </w:r>
      <w:r w:rsidR="00F56521">
        <w:t xml:space="preserve">foi a entrega parcial de partes do sistema, seguindo um </w:t>
      </w:r>
      <w:r w:rsidR="00E348D7">
        <w:t>modelo de processo de software incremental</w:t>
      </w:r>
      <w:r w:rsidR="00C037FD">
        <w:rPr>
          <w:rStyle w:val="Refdenotaderodap"/>
        </w:rPr>
        <w:footnoteReference w:id="2"/>
      </w:r>
      <w:r w:rsidR="00E348D7">
        <w:t>, onde foram coletados requisitos, desenvolvido uma parte funcional do sistema, reavaliada, testada, revisão dos requisitos, coleta de novos, mudança, e novo desenvolvimento das demais partes do sistema.</w:t>
      </w:r>
    </w:p>
    <w:p w:rsidR="00B370B9" w:rsidRDefault="00B370B9" w:rsidP="00B370B9">
      <w:pPr>
        <w:pStyle w:val="Ttulo3"/>
      </w:pPr>
      <w:r>
        <w:t>2.2.</w:t>
      </w:r>
      <w:r w:rsidR="00635091">
        <w:t>2</w:t>
      </w:r>
      <w:r>
        <w:t xml:space="preserve"> Técnicas</w:t>
      </w:r>
    </w:p>
    <w:p w:rsidR="002979E6" w:rsidRDefault="002979E6" w:rsidP="002979E6">
      <w:r>
        <w:t xml:space="preserve">O desenvolvimento do </w:t>
      </w:r>
      <w:r w:rsidR="007A5EBE">
        <w:t>sistema</w:t>
      </w:r>
      <w:r>
        <w:t xml:space="preserve"> segue o padrão arquitetural </w:t>
      </w:r>
      <w:r w:rsidRPr="002979E6">
        <w:rPr>
          <w:i/>
        </w:rPr>
        <w:t>MVC</w:t>
      </w:r>
      <w:r w:rsidR="00E348D7">
        <w:rPr>
          <w:i/>
        </w:rPr>
        <w:t xml:space="preserve"> </w:t>
      </w:r>
      <w:r w:rsidR="007A5EBE">
        <w:t>(</w:t>
      </w:r>
      <w:r w:rsidR="00F56521">
        <w:t xml:space="preserve"> </w:t>
      </w:r>
      <w:r w:rsidR="007A5EBE">
        <w:t>Modelo, Visão, C</w:t>
      </w:r>
      <w:r>
        <w:t xml:space="preserve">ontrolador), facilitando o desenvolvimento, e por ser um sistema de código aberto, a reutilização do código. O </w:t>
      </w:r>
      <w:r w:rsidRPr="002979E6">
        <w:rPr>
          <w:i/>
        </w:rPr>
        <w:t>MVC</w:t>
      </w:r>
      <w:r>
        <w:t xml:space="preserve">, visa separar o </w:t>
      </w:r>
      <w:r w:rsidR="007A5EBE">
        <w:t>sistema</w:t>
      </w:r>
      <w:r>
        <w:t xml:space="preserve"> em trê</w:t>
      </w:r>
      <w:r w:rsidR="00735847">
        <w:t>s camadas, sendo</w:t>
      </w:r>
      <w:r w:rsidR="007A5EBE">
        <w:t>:</w:t>
      </w:r>
      <w:r w:rsidR="00735847">
        <w:t xml:space="preserve"> a</w:t>
      </w:r>
      <w:r w:rsidR="007A5EBE">
        <w:t>)</w:t>
      </w:r>
      <w:r w:rsidR="00735847">
        <w:t xml:space="preserve"> camada de </w:t>
      </w:r>
      <w:r w:rsidR="007A5EBE">
        <w:t>modelo, que conté</w:t>
      </w:r>
      <w:r>
        <w:t>m as entidades, regras de negócio, comunicaç</w:t>
      </w:r>
      <w:r w:rsidR="006A1A39">
        <w:t>ão com sistemas externos</w:t>
      </w:r>
      <w:r w:rsidR="007A5EBE">
        <w:t>; b)</w:t>
      </w:r>
      <w:r w:rsidR="00E348D7">
        <w:t xml:space="preserve"> </w:t>
      </w:r>
      <w:r w:rsidR="007A5EBE">
        <w:t>camada de visão, que se refere à apresentação do sistema, a saída dos dados, e por onde são feitas as requisições por parte dos usuários; c) o controlador por meio do qual as requisições passam para a camada de modelo, e os resultados da camada de modelo vão para a camada de visão.</w:t>
      </w:r>
      <w:bookmarkStart w:id="42" w:name="_GoBack"/>
      <w:bookmarkEnd w:id="42"/>
    </w:p>
    <w:p w:rsidR="002979E6" w:rsidRDefault="002979E6" w:rsidP="002979E6">
      <w:r>
        <w:lastRenderedPageBreak/>
        <w:t>Para auxiliar no desenvolvimento do sistema e garantir um software de qualidade foram</w:t>
      </w:r>
      <w:r w:rsidR="00924D43">
        <w:t xml:space="preserve"> utilizadas técnicas de desenvolvimento seguindo os padrões de engenharia de software</w:t>
      </w:r>
      <w:r w:rsidR="00E348D7">
        <w:t xml:space="preserve"> descritas a seguir:</w:t>
      </w:r>
    </w:p>
    <w:p w:rsidR="00B370B9" w:rsidRDefault="00924D43" w:rsidP="002979E6">
      <w:pPr>
        <w:pStyle w:val="PargrafodaLista"/>
        <w:numPr>
          <w:ilvl w:val="0"/>
          <w:numId w:val="26"/>
        </w:numPr>
        <w:spacing w:line="360" w:lineRule="auto"/>
        <w:ind w:left="714" w:hanging="357"/>
      </w:pPr>
      <w:r>
        <w:t>Coleta de requisitos com o cliente</w:t>
      </w:r>
      <w:r w:rsidR="002D0D96">
        <w:t xml:space="preserve"> </w:t>
      </w:r>
      <w:r>
        <w:t>(</w:t>
      </w:r>
      <w:r w:rsidR="002979E6">
        <w:t xml:space="preserve">que </w:t>
      </w:r>
      <w:r>
        <w:t>no caso</w:t>
      </w:r>
      <w:r w:rsidR="002D0D96">
        <w:t xml:space="preserve"> são</w:t>
      </w:r>
      <w:r>
        <w:t xml:space="preserve"> o Gabinete de Planejamento e Gestão do ICMC e a docente </w:t>
      </w:r>
      <w:r w:rsidR="00735847">
        <w:t>responsável</w:t>
      </w:r>
      <w:r>
        <w:t xml:space="preserve"> pelo </w:t>
      </w:r>
      <w:r w:rsidR="00735847">
        <w:t>estagiário</w:t>
      </w:r>
      <w:r>
        <w:t xml:space="preserve">), gerando um documento de requisitos básicos para o </w:t>
      </w:r>
      <w:r w:rsidR="002D0D96">
        <w:t>sistema</w:t>
      </w:r>
      <w:r>
        <w:t>.</w:t>
      </w:r>
    </w:p>
    <w:p w:rsidR="00924D43" w:rsidRDefault="00924D43" w:rsidP="002979E6">
      <w:pPr>
        <w:pStyle w:val="PargrafodaLista"/>
        <w:numPr>
          <w:ilvl w:val="0"/>
          <w:numId w:val="26"/>
        </w:numPr>
        <w:spacing w:line="360" w:lineRule="auto"/>
        <w:ind w:left="714" w:hanging="357"/>
      </w:pPr>
      <w:r>
        <w:t>Criação de um diagrama de caso</w:t>
      </w:r>
      <w:r w:rsidR="002D0D96">
        <w:t xml:space="preserve">s de uso utilizando a UML </w:t>
      </w:r>
      <w:r w:rsidR="002D0D96" w:rsidRPr="002D0D96">
        <w:rPr>
          <w:i/>
        </w:rPr>
        <w:t>(Unified Modeling Language)</w:t>
      </w:r>
      <w:r w:rsidR="002D0D96">
        <w:rPr>
          <w:i/>
        </w:rPr>
        <w:t xml:space="preserve"> </w:t>
      </w:r>
      <w:r w:rsidR="002D0D96" w:rsidRPr="002D0D96">
        <w:t>do sistema</w:t>
      </w:r>
      <w:r w:rsidR="002D0D96">
        <w:t xml:space="preserve"> com base no documento de requisitos, e, em seguida, a criação e descrição dos casos de uso do sistema.</w:t>
      </w:r>
    </w:p>
    <w:p w:rsidR="002979E6" w:rsidRDefault="002D0D96" w:rsidP="002979E6">
      <w:pPr>
        <w:pStyle w:val="PargrafodaLista"/>
        <w:numPr>
          <w:ilvl w:val="0"/>
          <w:numId w:val="26"/>
        </w:numPr>
        <w:spacing w:line="360" w:lineRule="auto"/>
        <w:ind w:left="714" w:hanging="357"/>
      </w:pPr>
      <w:r>
        <w:t>Construção do m</w:t>
      </w:r>
      <w:r w:rsidR="00E348D7">
        <w:t xml:space="preserve">odelo conceitual </w:t>
      </w:r>
      <w:r w:rsidR="002979E6">
        <w:t>que exibe as entidades existentes na definição do contexto da aplicação.</w:t>
      </w:r>
    </w:p>
    <w:p w:rsidR="002979E6" w:rsidRDefault="002D0D96" w:rsidP="002979E6">
      <w:pPr>
        <w:pStyle w:val="PargrafodaLista"/>
        <w:numPr>
          <w:ilvl w:val="0"/>
          <w:numId w:val="26"/>
        </w:numPr>
        <w:spacing w:line="360" w:lineRule="auto"/>
        <w:ind w:left="714" w:hanging="357"/>
      </w:pPr>
      <w:r>
        <w:t>Construção do d</w:t>
      </w:r>
      <w:r w:rsidR="002979E6">
        <w:t>iagrama de implantação</w:t>
      </w:r>
      <w:r>
        <w:t xml:space="preserve"> em UML</w:t>
      </w:r>
      <w:r w:rsidR="002979E6">
        <w:t xml:space="preserve">, que identifica os elementos de software e hardware existentes para a implantação do </w:t>
      </w:r>
      <w:r w:rsidR="00F6073F">
        <w:t>sistema</w:t>
      </w:r>
      <w:r w:rsidR="002979E6">
        <w:t>.</w:t>
      </w:r>
    </w:p>
    <w:p w:rsidR="002979E6" w:rsidRDefault="002D0D96" w:rsidP="002979E6">
      <w:pPr>
        <w:pStyle w:val="PargrafodaLista"/>
        <w:numPr>
          <w:ilvl w:val="0"/>
          <w:numId w:val="26"/>
        </w:numPr>
        <w:spacing w:line="360" w:lineRule="auto"/>
        <w:ind w:left="714" w:hanging="357"/>
      </w:pPr>
      <w:r>
        <w:t>Escrita do d</w:t>
      </w:r>
      <w:r w:rsidR="00924D43">
        <w:t>ocumento de arquitetura de software,</w:t>
      </w:r>
      <w:r w:rsidR="00E348D7">
        <w:t xml:space="preserve"> </w:t>
      </w:r>
      <w:r>
        <w:t>que</w:t>
      </w:r>
      <w:r w:rsidR="00924D43">
        <w:t xml:space="preserve"> visa</w:t>
      </w:r>
      <w:r>
        <w:t xml:space="preserve"> a</w:t>
      </w:r>
      <w:r w:rsidR="00924D43">
        <w:t xml:space="preserve"> identificar</w:t>
      </w:r>
      <w:r w:rsidR="002979E6">
        <w:t xml:space="preserve"> os </w:t>
      </w:r>
      <w:r w:rsidR="00735847">
        <w:t>componentes, técnicas</w:t>
      </w:r>
      <w:r w:rsidR="00924D43">
        <w:t xml:space="preserve"> </w:t>
      </w:r>
      <w:r w:rsidR="002979E6">
        <w:t xml:space="preserve">e padrões </w:t>
      </w:r>
      <w:r w:rsidR="00924D43">
        <w:t>utilizados para o desenvolvimento do sistema suas restriç</w:t>
      </w:r>
      <w:r w:rsidR="002979E6">
        <w:t>ões e apoio aos requisitos.</w:t>
      </w:r>
    </w:p>
    <w:p w:rsidR="004D2FC1" w:rsidRDefault="004D2FC1" w:rsidP="002979E6">
      <w:pPr>
        <w:pStyle w:val="PargrafodaLista"/>
        <w:numPr>
          <w:ilvl w:val="0"/>
          <w:numId w:val="26"/>
        </w:numPr>
        <w:spacing w:line="360" w:lineRule="auto"/>
        <w:ind w:left="714" w:hanging="357"/>
      </w:pPr>
      <w:r>
        <w:t>Testes de software,  modelo de processo de desenvolvimento incremental, entre outras...</w:t>
      </w:r>
    </w:p>
    <w:p w:rsidR="00635091" w:rsidRDefault="00635091" w:rsidP="00635091">
      <w:pPr>
        <w:pStyle w:val="Ttulo3"/>
      </w:pPr>
      <w:r>
        <w:t>2.2.3 Linguagens de Programação</w:t>
      </w:r>
    </w:p>
    <w:p w:rsidR="002D0D96" w:rsidRPr="002D0D96" w:rsidRDefault="002D0D96" w:rsidP="002D0D96">
      <w:r>
        <w:t>As Linguagens de programação que foram utilizadas para o desenvolvimento do sistema web são:</w:t>
      </w:r>
    </w:p>
    <w:p w:rsidR="004D2FC1" w:rsidRDefault="004D2FC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>
        <w:rPr>
          <w:b/>
          <w:bCs/>
          <w:lang w:val="pt-BR"/>
        </w:rPr>
        <w:t>XHTM</w:t>
      </w:r>
      <w:r w:rsidRPr="004D2FC1">
        <w:rPr>
          <w:bCs/>
          <w:lang w:val="pt-BR"/>
        </w:rPr>
        <w:t xml:space="preserve"> [</w:t>
      </w:r>
      <w:r w:rsidRPr="004D2FC1">
        <w:rPr>
          <w:color w:val="000000"/>
          <w:szCs w:val="18"/>
          <w:lang w:val="pt-BR"/>
        </w:rPr>
        <w:t>JEANDROCK, ERIC</w:t>
      </w:r>
      <w:r>
        <w:rPr>
          <w:color w:val="000000"/>
          <w:szCs w:val="18"/>
          <w:lang w:val="pt-BR"/>
        </w:rPr>
        <w:t>]</w:t>
      </w:r>
      <w:r>
        <w:rPr>
          <w:b/>
          <w:bCs/>
          <w:lang w:val="pt-BR"/>
        </w:rPr>
        <w:t xml:space="preserve">,  </w:t>
      </w:r>
      <w:r w:rsidR="00635091" w:rsidRPr="00735847">
        <w:rPr>
          <w:lang w:val="pt-BR"/>
        </w:rPr>
        <w:t xml:space="preserve">linguagem utilizada para desenvolvimento das páginas do </w:t>
      </w:r>
      <w:r w:rsidR="00F6073F">
        <w:rPr>
          <w:lang w:val="pt-BR"/>
        </w:rPr>
        <w:t>sistema</w:t>
      </w:r>
      <w:r w:rsidR="00635091" w:rsidRPr="00735847">
        <w:rPr>
          <w:lang w:val="pt-BR"/>
        </w:rPr>
        <w:t xml:space="preserve">. Quando um cliente faz a requisição de uma página do </w:t>
      </w:r>
      <w:r w:rsidR="00F6073F">
        <w:rPr>
          <w:lang w:val="pt-BR"/>
        </w:rPr>
        <w:t>sistema</w:t>
      </w:r>
      <w:r w:rsidR="00635091" w:rsidRPr="00735847">
        <w:rPr>
          <w:lang w:val="pt-BR"/>
        </w:rPr>
        <w:t xml:space="preserve">, seu pedido é </w:t>
      </w:r>
      <w:r w:rsidR="006316ED" w:rsidRPr="00735847">
        <w:rPr>
          <w:lang w:val="pt-BR"/>
        </w:rPr>
        <w:t>interpretado</w:t>
      </w:r>
      <w:r w:rsidR="002D0D96">
        <w:rPr>
          <w:lang w:val="pt-BR"/>
        </w:rPr>
        <w:t xml:space="preserve"> em tempo real pelo servidor e a</w:t>
      </w:r>
      <w:r w:rsidR="00635091" w:rsidRPr="00735847">
        <w:rPr>
          <w:lang w:val="pt-BR"/>
        </w:rPr>
        <w:t xml:space="preserve"> página anotada com a linguagem é carregada utilizando o controlador</w:t>
      </w:r>
      <w:r>
        <w:rPr>
          <w:lang w:val="pt-BR"/>
        </w:rPr>
        <w:t xml:space="preserve"> </w:t>
      </w:r>
      <w:r w:rsidR="00635091" w:rsidRPr="00735847">
        <w:rPr>
          <w:lang w:val="pt-BR"/>
        </w:rPr>
        <w:t>(camada de co</w:t>
      </w:r>
      <w:r>
        <w:rPr>
          <w:lang w:val="pt-BR"/>
        </w:rPr>
        <w:t>ntrole) e a partir dos modelos é</w:t>
      </w:r>
      <w:r w:rsidR="00635091" w:rsidRPr="00735847">
        <w:rPr>
          <w:lang w:val="pt-BR"/>
        </w:rPr>
        <w:t xml:space="preserve"> exibida ao usuário no formato</w:t>
      </w:r>
      <w:r>
        <w:rPr>
          <w:lang w:val="pt-BR"/>
        </w:rPr>
        <w:t xml:space="preserve"> de uma página web.</w:t>
      </w:r>
    </w:p>
    <w:p w:rsidR="00635091" w:rsidRPr="006E21E4" w:rsidRDefault="004D2FC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9689E">
        <w:rPr>
          <w:b/>
          <w:lang w:val="pt-BR"/>
        </w:rPr>
        <w:t>HTML</w:t>
      </w:r>
      <w:r w:rsidRPr="004D2FC1">
        <w:rPr>
          <w:bCs/>
          <w:lang w:val="pt-BR"/>
        </w:rPr>
        <w:t xml:space="preserve"> [</w:t>
      </w:r>
      <w:r w:rsidRPr="004D2FC1">
        <w:rPr>
          <w:color w:val="000000"/>
          <w:szCs w:val="18"/>
          <w:lang w:val="pt-BR"/>
        </w:rPr>
        <w:t>JEANDROCK, ERIC</w:t>
      </w:r>
      <w:r>
        <w:rPr>
          <w:color w:val="000000"/>
          <w:szCs w:val="18"/>
          <w:lang w:val="pt-BR"/>
        </w:rPr>
        <w:t>]</w:t>
      </w:r>
      <w:r w:rsidR="006E21E4">
        <w:rPr>
          <w:lang w:val="pt-BR"/>
        </w:rPr>
        <w:t xml:space="preserve">, as páginas são criadas seguindo o padrão da ferramenta </w:t>
      </w:r>
      <w:r w:rsidR="006E21E4" w:rsidRPr="00294E69">
        <w:rPr>
          <w:lang w:val="pt-BR"/>
        </w:rPr>
        <w:t>Facelets</w:t>
      </w:r>
      <w:r w:rsidR="006E21E4">
        <w:rPr>
          <w:b/>
          <w:lang w:val="pt-BR"/>
        </w:rPr>
        <w:t xml:space="preserve">, </w:t>
      </w:r>
      <w:r w:rsidR="006E21E4">
        <w:rPr>
          <w:lang w:val="pt-BR"/>
        </w:rPr>
        <w:t>criando uma anotação que suporta reuso de componentes, declaração de taglibs</w:t>
      </w:r>
      <w:r w:rsidR="00D20D7C">
        <w:rPr>
          <w:lang w:val="pt-BR"/>
        </w:rPr>
        <w:t xml:space="preserve"> </w:t>
      </w:r>
      <w:r w:rsidR="00D20D7C">
        <w:rPr>
          <w:lang w:val="pt-BR"/>
        </w:rPr>
        <w:lastRenderedPageBreak/>
        <w:t>da linguagem J</w:t>
      </w:r>
      <w:r w:rsidR="006E21E4">
        <w:rPr>
          <w:lang w:val="pt-BR"/>
        </w:rPr>
        <w:t xml:space="preserve">ava, entre outras facilidades do Facelets, criando a camada de </w:t>
      </w:r>
      <w:r w:rsidR="006E21E4" w:rsidRPr="006E21E4">
        <w:rPr>
          <w:b/>
          <w:lang w:val="pt-BR"/>
        </w:rPr>
        <w:t>Visão</w:t>
      </w:r>
      <w:r w:rsidR="006E21E4">
        <w:rPr>
          <w:lang w:val="pt-BR"/>
        </w:rPr>
        <w:t xml:space="preserve"> da aplicação.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JavaScript</w:t>
      </w:r>
      <w:r w:rsidR="004D2FC1">
        <w:rPr>
          <w:b/>
          <w:bCs/>
          <w:lang w:val="pt-BR"/>
        </w:rPr>
        <w:t xml:space="preserve"> </w:t>
      </w:r>
      <w:r w:rsidR="004D2FC1" w:rsidRPr="004D2FC1">
        <w:rPr>
          <w:bCs/>
          <w:lang w:val="pt-BR"/>
        </w:rPr>
        <w:t>[</w:t>
      </w:r>
      <w:r w:rsidR="004D2FC1" w:rsidRPr="004D2FC1">
        <w:rPr>
          <w:color w:val="000000"/>
          <w:szCs w:val="18"/>
          <w:lang w:val="pt-BR"/>
        </w:rPr>
        <w:t>JEANDROCK, ERIC</w:t>
      </w:r>
      <w:r w:rsidR="004D2FC1">
        <w:rPr>
          <w:color w:val="000000"/>
          <w:szCs w:val="18"/>
          <w:lang w:val="pt-BR"/>
        </w:rPr>
        <w:t>]</w:t>
      </w:r>
      <w:r w:rsidRPr="00735847">
        <w:rPr>
          <w:b/>
          <w:bCs/>
          <w:lang w:val="pt-BR"/>
        </w:rPr>
        <w:t>,</w:t>
      </w:r>
      <w:r w:rsidRPr="00735847">
        <w:rPr>
          <w:lang w:val="pt-BR"/>
        </w:rPr>
        <w:t xml:space="preserve"> linguagem interpretada pelos navegadores, isto é, pelo cliente/visitantes do </w:t>
      </w:r>
      <w:r w:rsidR="00F6073F">
        <w:rPr>
          <w:lang w:val="pt-BR"/>
        </w:rPr>
        <w:t>sistema web</w:t>
      </w:r>
      <w:r w:rsidRPr="00735847">
        <w:rPr>
          <w:lang w:val="pt-BR"/>
        </w:rPr>
        <w:t xml:space="preserve"> em tempo de execução, a fim de deixar a navegação mais interativa, através de requisições </w:t>
      </w:r>
      <w:r w:rsidR="00294E69">
        <w:rPr>
          <w:lang w:val="pt-BR"/>
        </w:rPr>
        <w:t>assíncronas</w:t>
      </w:r>
      <w:r w:rsidRPr="00735847">
        <w:rPr>
          <w:lang w:val="pt-BR"/>
        </w:rPr>
        <w:t xml:space="preserve"> e efeitos </w:t>
      </w:r>
      <w:r w:rsidR="006316ED" w:rsidRPr="00735847">
        <w:rPr>
          <w:lang w:val="pt-BR"/>
        </w:rPr>
        <w:t>visuais (</w:t>
      </w:r>
      <w:r w:rsidRPr="00735847">
        <w:rPr>
          <w:lang w:val="pt-BR"/>
        </w:rPr>
        <w:t>utilização de slides, mapas…)</w:t>
      </w:r>
      <w:r w:rsidR="00622750" w:rsidRPr="00735847">
        <w:rPr>
          <w:lang w:val="pt-BR"/>
        </w:rPr>
        <w:t xml:space="preserve">, foi utilizada para efeitos nos menus do </w:t>
      </w:r>
      <w:r w:rsidR="00F6073F">
        <w:rPr>
          <w:lang w:val="pt-BR"/>
        </w:rPr>
        <w:t>sistema</w:t>
      </w:r>
      <w:r w:rsidR="00622750" w:rsidRPr="00735847">
        <w:rPr>
          <w:lang w:val="pt-BR"/>
        </w:rPr>
        <w:t xml:space="preserve">, slides de imagens, exibição de fotos, iteração com mapa de busca e nas configurações do administrador, entre outros locais do </w:t>
      </w:r>
      <w:r w:rsidR="00F6073F">
        <w:rPr>
          <w:lang w:val="pt-BR"/>
        </w:rPr>
        <w:t>sistema</w:t>
      </w:r>
      <w:r w:rsidR="00622750" w:rsidRPr="00735847">
        <w:rPr>
          <w:lang w:val="pt-BR"/>
        </w:rPr>
        <w:t>.</w:t>
      </w:r>
    </w:p>
    <w:p w:rsidR="00622750" w:rsidRPr="00735847" w:rsidRDefault="00635091" w:rsidP="00622750">
      <w:pPr>
        <w:pStyle w:val="NormalWeb"/>
        <w:suppressAutoHyphens w:val="0"/>
        <w:spacing w:before="100" w:beforeAutospacing="1" w:after="142" w:line="360" w:lineRule="auto"/>
        <w:jc w:val="both"/>
        <w:rPr>
          <w:b/>
          <w:bCs/>
          <w:lang w:val="pt-BR"/>
        </w:rPr>
      </w:pPr>
      <w:r w:rsidRPr="00735847">
        <w:rPr>
          <w:b/>
          <w:bCs/>
          <w:lang w:val="pt-BR"/>
        </w:rPr>
        <w:t>Java</w:t>
      </w:r>
      <w:r w:rsidR="004D2FC1">
        <w:rPr>
          <w:b/>
          <w:bCs/>
          <w:lang w:val="pt-BR"/>
        </w:rPr>
        <w:t xml:space="preserve"> </w:t>
      </w:r>
      <w:r w:rsidR="004D2FC1" w:rsidRPr="004D2FC1">
        <w:rPr>
          <w:bCs/>
          <w:lang w:val="pt-BR"/>
        </w:rPr>
        <w:t>[</w:t>
      </w:r>
      <w:r w:rsidR="004D2FC1" w:rsidRPr="004D2FC1">
        <w:rPr>
          <w:color w:val="000000"/>
          <w:szCs w:val="18"/>
          <w:lang w:val="pt-BR"/>
        </w:rPr>
        <w:t>JEANDROCK, ERIC</w:t>
      </w:r>
      <w:r w:rsidR="004D2FC1">
        <w:rPr>
          <w:color w:val="000000"/>
          <w:szCs w:val="18"/>
          <w:lang w:val="pt-BR"/>
        </w:rPr>
        <w:t>]</w:t>
      </w:r>
      <w:r w:rsidRPr="00735847">
        <w:rPr>
          <w:b/>
          <w:bCs/>
          <w:lang w:val="pt-BR"/>
        </w:rPr>
        <w:t xml:space="preserve">, </w:t>
      </w:r>
      <w:r w:rsidRPr="00735847">
        <w:rPr>
          <w:lang w:val="pt-BR"/>
        </w:rPr>
        <w:t xml:space="preserve">linguagem orientada a objetos independente da plataforma que está </w:t>
      </w:r>
      <w:r w:rsidR="00294E69">
        <w:rPr>
          <w:lang w:val="pt-BR"/>
        </w:rPr>
        <w:t>executando</w:t>
      </w:r>
      <w:r w:rsidRPr="00735847">
        <w:rPr>
          <w:lang w:val="pt-BR"/>
        </w:rPr>
        <w:t xml:space="preserve">, pois utiliza uma máquina virtual, </w:t>
      </w:r>
      <w:r w:rsidR="00294E69">
        <w:rPr>
          <w:lang w:val="pt-BR"/>
        </w:rPr>
        <w:t xml:space="preserve">oque </w:t>
      </w:r>
      <w:r w:rsidRPr="00735847">
        <w:rPr>
          <w:lang w:val="pt-BR"/>
        </w:rPr>
        <w:t>assegura o requisito de portabilidade. Foi selecionada como linguagem do sistem</w:t>
      </w:r>
      <w:r w:rsidR="00622750" w:rsidRPr="00735847">
        <w:rPr>
          <w:lang w:val="pt-BR"/>
        </w:rPr>
        <w:t>a por possuir a tecnologia JEE7, que segue o modelo MVC.</w:t>
      </w:r>
    </w:p>
    <w:p w:rsidR="00635091" w:rsidRDefault="00BB5B9E" w:rsidP="00635091">
      <w:pPr>
        <w:pStyle w:val="Ttulo3"/>
      </w:pPr>
      <w:r>
        <w:t xml:space="preserve">2.2.4 </w:t>
      </w:r>
      <w:r w:rsidR="002D0D96">
        <w:t>Tecnologias U</w:t>
      </w:r>
      <w:r w:rsidR="00635091">
        <w:t>tilizadas</w:t>
      </w:r>
    </w:p>
    <w:p w:rsidR="002D0D96" w:rsidRPr="002D0D96" w:rsidRDefault="002D0D96" w:rsidP="00294E69">
      <w:pPr>
        <w:ind w:firstLine="708"/>
      </w:pPr>
      <w:r>
        <w:t xml:space="preserve">Tecnologias utilizadas que auxiliaram no </w:t>
      </w:r>
      <w:r w:rsidR="00294E69">
        <w:t>desenvolvimento do sistema, são conceitos e pacotes de códigos desenvolvidos para auxiliar no desenvolvimento de software: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 xml:space="preserve">JAVA EE 7 </w:t>
      </w:r>
      <w:r w:rsidR="00236505">
        <w:rPr>
          <w:rStyle w:val="Refdenotaderodap"/>
          <w:lang w:val="pt-BR"/>
        </w:rPr>
        <w:footnoteReference w:id="3"/>
      </w:r>
      <w:r w:rsidRPr="00735847">
        <w:rPr>
          <w:lang w:val="pt-BR"/>
        </w:rPr>
        <w:t>é a mais nova implementação da plataforma para aplicações java web que oferece uma implementação em sistemas distribuídos e multicamada. Essa foi a plataforma a ser escolhida</w:t>
      </w:r>
      <w:r w:rsidR="00735847" w:rsidRPr="00735847">
        <w:rPr>
          <w:lang w:val="pt-BR"/>
        </w:rPr>
        <w:t>, pois</w:t>
      </w:r>
      <w:r w:rsidRPr="00735847">
        <w:rPr>
          <w:lang w:val="pt-BR"/>
        </w:rPr>
        <w:t xml:space="preserve"> é tolerante a falhas e oferece uma ótima perspectiva para implementação seguindo o modelo MVC</w:t>
      </w:r>
      <w:r w:rsidR="002D0D96">
        <w:rPr>
          <w:lang w:val="pt-BR"/>
        </w:rPr>
        <w:t xml:space="preserve"> </w:t>
      </w:r>
      <w:r w:rsidR="00294E69">
        <w:rPr>
          <w:lang w:val="pt-BR"/>
        </w:rPr>
        <w:t>(Modelo , Visão, Controle). As tecnologias a seguir fazem parte da especificação Java EE.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 xml:space="preserve">JPA 2.0 </w:t>
      </w:r>
      <w:r w:rsidRPr="00735847">
        <w:rPr>
          <w:lang w:val="pt-BR"/>
        </w:rPr>
        <w:t>é a API padrão java para persistências de dados independente do banco de dados a</w:t>
      </w:r>
      <w:r w:rsidR="002D0D96">
        <w:rPr>
          <w:lang w:val="pt-BR"/>
        </w:rPr>
        <w:t xml:space="preserve"> ser utilizado, sendo necessária</w:t>
      </w:r>
      <w:r w:rsidRPr="00735847">
        <w:rPr>
          <w:lang w:val="pt-BR"/>
        </w:rPr>
        <w:t xml:space="preserve"> a anotação e mapeamento da linguagem java. JPA realiza o acesso ao banco de dados do sistema ficando dentro</w:t>
      </w:r>
      <w:r w:rsidR="00622750" w:rsidRPr="00735847">
        <w:rPr>
          <w:lang w:val="pt-BR"/>
        </w:rPr>
        <w:t xml:space="preserve"> da camada de </w:t>
      </w:r>
      <w:r w:rsidR="006E21E4" w:rsidRPr="006E21E4">
        <w:rPr>
          <w:b/>
          <w:lang w:val="pt-BR"/>
        </w:rPr>
        <w:t>Modelo</w:t>
      </w:r>
      <w:r w:rsidR="00622750" w:rsidRPr="00735847">
        <w:rPr>
          <w:lang w:val="pt-BR"/>
        </w:rPr>
        <w:t xml:space="preserve"> do sistema, agilizando</w:t>
      </w:r>
      <w:r w:rsidR="006E21E4">
        <w:rPr>
          <w:lang w:val="pt-BR"/>
        </w:rPr>
        <w:t xml:space="preserve"> e facilitando</w:t>
      </w:r>
      <w:r w:rsidR="00622750" w:rsidRPr="00735847">
        <w:rPr>
          <w:lang w:val="pt-BR"/>
        </w:rPr>
        <w:t xml:space="preserve"> o desenvolvimento do sistema.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lastRenderedPageBreak/>
        <w:t xml:space="preserve">EJB 3.1 </w:t>
      </w:r>
      <w:r w:rsidRPr="00735847">
        <w:rPr>
          <w:lang w:val="pt-BR"/>
        </w:rPr>
        <w:t>componente utilizado na camada de modelo do servidor, é uma aplicação a ser criada que cuida somente das regras de negócio do sistema, fazendo comunicação com banco de dados e serviços externos, fican</w:t>
      </w:r>
      <w:r w:rsidR="002D0D96">
        <w:rPr>
          <w:lang w:val="pt-BR"/>
        </w:rPr>
        <w:t>do responsável pela maior carga. E</w:t>
      </w:r>
      <w:r w:rsidRPr="00735847">
        <w:rPr>
          <w:lang w:val="pt-BR"/>
        </w:rPr>
        <w:t>ssa tecnologia permite a execução da aplicação em um contêiner trans</w:t>
      </w:r>
      <w:r w:rsidR="002D0D96">
        <w:rPr>
          <w:lang w:val="pt-BR"/>
        </w:rPr>
        <w:t>acional, distribuídos e seguro, s</w:t>
      </w:r>
      <w:r w:rsidRPr="00735847">
        <w:rPr>
          <w:lang w:val="pt-BR"/>
        </w:rPr>
        <w:t>endo acessível pela aplicação web, ou por qualquer outra aplicação a ser criada utilizando tecnologia Java.</w:t>
      </w:r>
    </w:p>
    <w:p w:rsidR="006E21E4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 xml:space="preserve">JSF 2.2(Java Server Faces) </w:t>
      </w:r>
      <w:r w:rsidRPr="00735847">
        <w:rPr>
          <w:lang w:val="pt-BR"/>
        </w:rPr>
        <w:t xml:space="preserve">é um framework que segue o padrão MVC para aplicações web, que possui inúmeros componentes para a construção da parte visual da aplicação, é faz parte da </w:t>
      </w:r>
      <w:r w:rsidR="00622750" w:rsidRPr="00735847">
        <w:rPr>
          <w:lang w:val="pt-BR"/>
        </w:rPr>
        <w:t>c</w:t>
      </w:r>
      <w:r w:rsidR="00840F09">
        <w:rPr>
          <w:lang w:val="pt-BR"/>
        </w:rPr>
        <w:t xml:space="preserve">amada de </w:t>
      </w:r>
      <w:r w:rsidR="006E21E4" w:rsidRPr="006E21E4">
        <w:rPr>
          <w:b/>
          <w:lang w:val="pt-BR"/>
        </w:rPr>
        <w:t>Controle</w:t>
      </w:r>
      <w:r w:rsidR="00840F09">
        <w:rPr>
          <w:lang w:val="pt-BR"/>
        </w:rPr>
        <w:t xml:space="preserve"> da aplicação</w:t>
      </w:r>
      <w:r w:rsidR="006E21E4">
        <w:rPr>
          <w:lang w:val="pt-BR"/>
        </w:rPr>
        <w:t xml:space="preserve">, que é acessado pela camada de </w:t>
      </w:r>
      <w:r w:rsidR="006E21E4" w:rsidRPr="006E21E4">
        <w:rPr>
          <w:b/>
          <w:lang w:val="pt-BR"/>
        </w:rPr>
        <w:t>Visão</w:t>
      </w:r>
      <w:r w:rsidR="006E21E4">
        <w:rPr>
          <w:lang w:val="pt-BR"/>
        </w:rPr>
        <w:t xml:space="preserve">, anotada em XHTML utilizando </w:t>
      </w:r>
      <w:r w:rsidR="006E21E4" w:rsidRPr="006E21E4">
        <w:rPr>
          <w:b/>
          <w:lang w:val="pt-BR"/>
        </w:rPr>
        <w:t>Facelets</w:t>
      </w:r>
      <w:r w:rsidR="00D20D7C">
        <w:rPr>
          <w:lang w:val="pt-BR"/>
        </w:rPr>
        <w:t>.</w:t>
      </w:r>
    </w:p>
    <w:p w:rsidR="00D20D7C" w:rsidRPr="00D20D7C" w:rsidRDefault="00D20D7C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D20D7C">
        <w:rPr>
          <w:b/>
          <w:lang w:val="pt-BR"/>
        </w:rPr>
        <w:t>Facelets</w:t>
      </w:r>
      <w:r>
        <w:rPr>
          <w:b/>
          <w:lang w:val="pt-BR"/>
        </w:rPr>
        <w:t>,</w:t>
      </w:r>
      <w:r>
        <w:rPr>
          <w:lang w:val="pt-BR"/>
        </w:rPr>
        <w:t xml:space="preserve"> tecnologia utilizada para criar a camada de visão, utilizando de marcações no formato XML, pode-se utilizar componentes baseados em JSF, podendo criar visões, como tabelas, entradas de texto, templates, baseados nos controladores criados utilizando JSF, a partir de páginas XHTML.</w:t>
      </w:r>
    </w:p>
    <w:p w:rsidR="00635091" w:rsidRPr="00735847" w:rsidRDefault="00635091" w:rsidP="00840F09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 xml:space="preserve">Ajax </w:t>
      </w:r>
      <w:r w:rsidRPr="00735847">
        <w:rPr>
          <w:lang w:val="pt-BR"/>
        </w:rPr>
        <w:t xml:space="preserve">é uma tecnologia que deixa a navegação com o usuário mais iterativa e agradável. </w:t>
      </w:r>
      <w:r w:rsidR="00344A44">
        <w:rPr>
          <w:lang w:val="pt-BR"/>
        </w:rPr>
        <w:t>u</w:t>
      </w:r>
      <w:r w:rsidR="00294E69">
        <w:rPr>
          <w:lang w:val="pt-BR"/>
        </w:rPr>
        <w:t>tiliza</w:t>
      </w:r>
      <w:r w:rsidRPr="00735847">
        <w:rPr>
          <w:lang w:val="pt-BR"/>
        </w:rPr>
        <w:t xml:space="preserve"> requisições assíncronas com o servidor através de JavaScript e XML</w:t>
      </w:r>
      <w:r w:rsidR="00982110">
        <w:rPr>
          <w:rStyle w:val="Refdenotaderodap"/>
          <w:lang w:val="pt-BR"/>
        </w:rPr>
        <w:footnoteReference w:id="4"/>
      </w:r>
      <w:r w:rsidRPr="00735847">
        <w:rPr>
          <w:lang w:val="pt-BR"/>
        </w:rPr>
        <w:t xml:space="preserve">, não sendo necessário a total requisição de uma página pelo visitante do </w:t>
      </w:r>
      <w:r w:rsidR="00F6073F">
        <w:rPr>
          <w:lang w:val="pt-BR"/>
        </w:rPr>
        <w:t>sistema</w:t>
      </w:r>
      <w:r w:rsidRPr="00735847">
        <w:rPr>
          <w:lang w:val="pt-BR"/>
        </w:rPr>
        <w:t xml:space="preserve">, e </w:t>
      </w:r>
      <w:r w:rsidR="00840F09">
        <w:rPr>
          <w:lang w:val="pt-BR"/>
        </w:rPr>
        <w:t xml:space="preserve">sim somente uma parte da página, utilizada em quase todo o </w:t>
      </w:r>
      <w:r w:rsidR="00F6073F">
        <w:rPr>
          <w:lang w:val="pt-BR"/>
        </w:rPr>
        <w:t>sistema</w:t>
      </w:r>
      <w:r w:rsidR="00840F09">
        <w:rPr>
          <w:lang w:val="pt-BR"/>
        </w:rPr>
        <w:t>, garantindo uma navegação iterativa para os visitantes.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ApacheCommons</w:t>
      </w:r>
      <w:r w:rsidR="00344A44">
        <w:rPr>
          <w:rStyle w:val="Refdenotaderodap"/>
          <w:lang w:val="pt-BR"/>
        </w:rPr>
        <w:footnoteReference w:id="5"/>
      </w:r>
      <w:r w:rsidRPr="00735847">
        <w:rPr>
          <w:lang w:val="pt-BR"/>
        </w:rPr>
        <w:t xml:space="preserve">, biblioteca da Apache Foundation de código aberto, escrita em java, visa </w:t>
      </w:r>
      <w:r w:rsidR="006316ED" w:rsidRPr="00735847">
        <w:rPr>
          <w:lang w:val="pt-BR"/>
        </w:rPr>
        <w:t>à</w:t>
      </w:r>
      <w:r w:rsidRPr="00735847">
        <w:rPr>
          <w:lang w:val="pt-BR"/>
        </w:rPr>
        <w:t xml:space="preserve"> distribuiçã</w:t>
      </w:r>
      <w:r w:rsidR="00294E69">
        <w:rPr>
          <w:lang w:val="pt-BR"/>
        </w:rPr>
        <w:t>o e utilização de códigos muito</w:t>
      </w:r>
      <w:r w:rsidRPr="00735847">
        <w:rPr>
          <w:lang w:val="pt-BR"/>
        </w:rPr>
        <w:t xml:space="preserve"> </w:t>
      </w:r>
      <w:r w:rsidR="00840F09">
        <w:rPr>
          <w:lang w:val="pt-BR"/>
        </w:rPr>
        <w:t xml:space="preserve">utilizados pela comunidade Java, utilizada na camada de modelo do </w:t>
      </w:r>
      <w:r w:rsidR="00F6073F">
        <w:rPr>
          <w:lang w:val="pt-BR"/>
        </w:rPr>
        <w:t>sistema</w:t>
      </w:r>
      <w:r w:rsidR="00840F09">
        <w:rPr>
          <w:lang w:val="pt-BR"/>
        </w:rPr>
        <w:t xml:space="preserve"> para conversão de dados vindos dos serviços web.</w:t>
      </w:r>
    </w:p>
    <w:p w:rsidR="00635091" w:rsidRPr="00735847" w:rsidRDefault="006316ED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jQuery</w:t>
      </w:r>
      <w:r w:rsidR="00344A44">
        <w:rPr>
          <w:rStyle w:val="Refdenotaderodap"/>
          <w:b/>
          <w:bCs/>
          <w:lang w:val="pt-BR"/>
        </w:rPr>
        <w:footnoteReference w:id="6"/>
      </w:r>
      <w:r w:rsidRPr="00735847">
        <w:rPr>
          <w:b/>
          <w:bCs/>
          <w:lang w:val="pt-BR"/>
        </w:rPr>
        <w:t xml:space="preserve">, </w:t>
      </w:r>
      <w:r w:rsidRPr="00735847">
        <w:rPr>
          <w:lang w:val="pt-BR"/>
        </w:rPr>
        <w:t xml:space="preserve">framework de código aberto e </w:t>
      </w:r>
      <w:r>
        <w:rPr>
          <w:lang w:val="pt-BR"/>
        </w:rPr>
        <w:t>desenvolvido</w:t>
      </w:r>
      <w:r w:rsidRPr="00735847">
        <w:rPr>
          <w:lang w:val="pt-BR"/>
        </w:rPr>
        <w:t xml:space="preserve"> utilizando JavaScript.</w:t>
      </w:r>
      <w:r w:rsidR="00635091" w:rsidRPr="00735847">
        <w:rPr>
          <w:lang w:val="pt-BR"/>
        </w:rPr>
        <w:t xml:space="preserve"> Facilita o desenvolvimento</w:t>
      </w:r>
      <w:r w:rsidR="00294E69">
        <w:rPr>
          <w:lang w:val="pt-BR"/>
        </w:rPr>
        <w:t>,</w:t>
      </w:r>
      <w:r w:rsidR="00635091" w:rsidRPr="00735847">
        <w:rPr>
          <w:lang w:val="pt-BR"/>
        </w:rPr>
        <w:t xml:space="preserve"> de componentes web, sendo responsivo e garantindo</w:t>
      </w:r>
      <w:r w:rsidR="00294E69">
        <w:rPr>
          <w:lang w:val="pt-BR"/>
        </w:rPr>
        <w:t xml:space="preserve"> o desenvolvimento </w:t>
      </w:r>
      <w:r w:rsidR="00294E69">
        <w:rPr>
          <w:lang w:val="pt-BR"/>
        </w:rPr>
        <w:lastRenderedPageBreak/>
        <w:t>padronizado. É</w:t>
      </w:r>
      <w:r w:rsidR="00635091" w:rsidRPr="00735847">
        <w:rPr>
          <w:lang w:val="pt-BR"/>
        </w:rPr>
        <w:t xml:space="preserve"> muito utilizado para criação de </w:t>
      </w:r>
      <w:r w:rsidR="00735847" w:rsidRPr="00735847">
        <w:rPr>
          <w:lang w:val="pt-BR"/>
        </w:rPr>
        <w:t>plug-ins</w:t>
      </w:r>
      <w:r w:rsidR="00635091" w:rsidRPr="00735847">
        <w:rPr>
          <w:lang w:val="pt-BR"/>
        </w:rPr>
        <w:t xml:space="preserve"> por outros frameworks </w:t>
      </w:r>
      <w:r w:rsidR="00840F09">
        <w:rPr>
          <w:lang w:val="pt-BR"/>
        </w:rPr>
        <w:t xml:space="preserve">e componentes, como o </w:t>
      </w:r>
      <w:r w:rsidR="00294E69">
        <w:rPr>
          <w:lang w:val="pt-BR"/>
        </w:rPr>
        <w:t>BootStrap</w:t>
      </w:r>
      <w:r w:rsidR="00840F09">
        <w:rPr>
          <w:lang w:val="pt-BR"/>
        </w:rPr>
        <w:t>.</w:t>
      </w:r>
    </w:p>
    <w:p w:rsidR="00635091" w:rsidRPr="00735847" w:rsidRDefault="00635091" w:rsidP="00344A44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BootStrap</w:t>
      </w:r>
      <w:r w:rsidR="00344A44">
        <w:rPr>
          <w:rStyle w:val="Refdenotaderodap"/>
          <w:b/>
          <w:bCs/>
          <w:lang w:val="pt-BR"/>
        </w:rPr>
        <w:footnoteReference w:id="7"/>
      </w:r>
      <w:r w:rsidRPr="00735847">
        <w:rPr>
          <w:b/>
          <w:bCs/>
          <w:lang w:val="pt-BR"/>
        </w:rPr>
        <w:t xml:space="preserve">, </w:t>
      </w:r>
      <w:r w:rsidRPr="00735847">
        <w:rPr>
          <w:lang w:val="pt-BR"/>
        </w:rPr>
        <w:t xml:space="preserve">conjunto de componentes escritos utilizando a linguagem Less, que quando compilada gera componentes em CSS, utilizados para a criação de páginas Web, contento templates para formulários, botões, tipografia, navegação, menus, </w:t>
      </w:r>
      <w:r w:rsidR="001C289B" w:rsidRPr="00735847">
        <w:rPr>
          <w:lang w:val="pt-BR"/>
        </w:rPr>
        <w:t>etc.</w:t>
      </w:r>
      <w:r w:rsidRPr="00735847">
        <w:rPr>
          <w:lang w:val="pt-BR"/>
        </w:rPr>
        <w:t>… Pode ser usado junto com JavaScript criando co</w:t>
      </w:r>
      <w:r w:rsidR="00840F09">
        <w:rPr>
          <w:lang w:val="pt-BR"/>
        </w:rPr>
        <w:t xml:space="preserve">mponentes agradáveis ao usuário, utilizado para desenvolvimento da camada de </w:t>
      </w:r>
      <w:r w:rsidR="001C289B" w:rsidRPr="001C289B">
        <w:rPr>
          <w:i/>
          <w:lang w:val="pt-BR"/>
        </w:rPr>
        <w:t>front-end</w:t>
      </w:r>
      <w:r w:rsidR="001C289B">
        <w:rPr>
          <w:i/>
          <w:lang w:val="pt-BR"/>
        </w:rPr>
        <w:t>²</w:t>
      </w:r>
      <w:r w:rsidR="00840F09">
        <w:rPr>
          <w:lang w:val="pt-BR"/>
        </w:rPr>
        <w:t xml:space="preserve"> do </w:t>
      </w:r>
      <w:r w:rsidR="00F6073F">
        <w:rPr>
          <w:lang w:val="pt-BR"/>
        </w:rPr>
        <w:t>sistema</w:t>
      </w:r>
      <w:r w:rsidR="00840F09">
        <w:rPr>
          <w:lang w:val="pt-BR"/>
        </w:rPr>
        <w:t xml:space="preserve"> juntamente com jQuery.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WebServices</w:t>
      </w:r>
      <w:r w:rsidR="002927BA">
        <w:rPr>
          <w:b/>
          <w:bCs/>
          <w:lang w:val="pt-BR"/>
        </w:rPr>
        <w:t xml:space="preserve"> </w:t>
      </w:r>
      <w:r w:rsidR="002927BA" w:rsidRPr="002927BA">
        <w:rPr>
          <w:bCs/>
          <w:lang w:val="pt-BR"/>
        </w:rPr>
        <w:t>[</w:t>
      </w:r>
      <w:r w:rsidR="002927BA" w:rsidRPr="002927BA">
        <w:rPr>
          <w:color w:val="000000"/>
          <w:szCs w:val="18"/>
          <w:lang w:val="pt-BR"/>
        </w:rPr>
        <w:t>JEANDROCK, ERIC]</w:t>
      </w:r>
      <w:r w:rsidRPr="00735847">
        <w:rPr>
          <w:b/>
          <w:bCs/>
          <w:lang w:val="pt-BR"/>
        </w:rPr>
        <w:t xml:space="preserve"> </w:t>
      </w:r>
      <w:r w:rsidRPr="00735847">
        <w:rPr>
          <w:lang w:val="pt-BR"/>
        </w:rPr>
        <w:t xml:space="preserve">são serviços disponíveis na web que auxiliam na integração entre sistemas, concedendo um “serviço” do </w:t>
      </w:r>
      <w:r w:rsidR="001C289B" w:rsidRPr="00735847">
        <w:rPr>
          <w:lang w:val="pt-BR"/>
        </w:rPr>
        <w:t>servidor (</w:t>
      </w:r>
      <w:r w:rsidRPr="00735847">
        <w:rPr>
          <w:lang w:val="pt-BR"/>
        </w:rPr>
        <w:t xml:space="preserve">fornecedor) para o </w:t>
      </w:r>
      <w:r w:rsidR="001C289B" w:rsidRPr="00735847">
        <w:rPr>
          <w:lang w:val="pt-BR"/>
        </w:rPr>
        <w:t>cliente (</w:t>
      </w:r>
      <w:r w:rsidRPr="00735847">
        <w:rPr>
          <w:lang w:val="pt-BR"/>
        </w:rPr>
        <w:t xml:space="preserve">requisitante), no qual o cliente faz requisições do serviço e </w:t>
      </w:r>
      <w:r w:rsidR="002D0D96">
        <w:rPr>
          <w:lang w:val="pt-BR"/>
        </w:rPr>
        <w:t xml:space="preserve">o servidor devolve uma resposta. É é a tecnologia que </w:t>
      </w:r>
      <w:r w:rsidR="006E21E4">
        <w:rPr>
          <w:lang w:val="pt-BR"/>
        </w:rPr>
        <w:t>permite a utilização de dados de sistemas externos, no</w:t>
      </w:r>
      <w:r w:rsidR="002D0D96">
        <w:rPr>
          <w:lang w:val="pt-BR"/>
        </w:rPr>
        <w:t xml:space="preserve"> caso</w:t>
      </w:r>
      <w:r w:rsidR="006E21E4">
        <w:rPr>
          <w:lang w:val="pt-BR"/>
        </w:rPr>
        <w:t xml:space="preserve"> os dados da flora e fauna cadastrados no sistema externo Memória Virtual, e do conteúdo das páginas no outro sistema externo Wordpress.</w:t>
      </w:r>
    </w:p>
    <w:p w:rsidR="00635091" w:rsidRDefault="00635091" w:rsidP="00635091">
      <w:pPr>
        <w:pStyle w:val="Ttulo3"/>
      </w:pPr>
      <w:r>
        <w:t>2.2.5 Ferramentas Utilizadas</w:t>
      </w:r>
    </w:p>
    <w:p w:rsidR="00294E69" w:rsidRPr="00294E69" w:rsidRDefault="00294E69" w:rsidP="00294E69">
      <w:r>
        <w:t>As ferramentas a seguir são software que auxiliaram no desenvolvimento do trabalho do sistema web: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PostgreSQL 9.2</w:t>
      </w:r>
      <w:r w:rsidR="00D213A4">
        <w:rPr>
          <w:rStyle w:val="Refdenotaderodap"/>
          <w:b/>
          <w:bCs/>
          <w:lang w:val="pt-BR"/>
        </w:rPr>
        <w:footnoteReference w:id="8"/>
      </w:r>
      <w:r w:rsidRPr="00735847">
        <w:rPr>
          <w:b/>
          <w:bCs/>
          <w:lang w:val="pt-BR"/>
        </w:rPr>
        <w:t xml:space="preserve">, </w:t>
      </w:r>
      <w:r w:rsidRPr="00735847">
        <w:rPr>
          <w:lang w:val="pt-BR"/>
        </w:rPr>
        <w:t>sistema gerenciador de banco de dados</w:t>
      </w:r>
      <w:r w:rsidR="002927BA">
        <w:rPr>
          <w:lang w:val="pt-BR"/>
        </w:rPr>
        <w:t xml:space="preserve"> </w:t>
      </w:r>
      <w:r w:rsidRPr="00735847">
        <w:rPr>
          <w:lang w:val="pt-BR"/>
        </w:rPr>
        <w:t>(SGBD) utilizado para desenvolvimento do sistema, além de ser um sistema livre de gerenciamento de banco de dados é muito utilizado no mercado atual como alternativa a sistemas fechados.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 xml:space="preserve">Eclipse </w:t>
      </w:r>
      <w:r w:rsidR="00D213A4">
        <w:rPr>
          <w:rStyle w:val="Refdenotaderodap"/>
          <w:lang w:val="pt-BR"/>
        </w:rPr>
        <w:footnoteReference w:id="9"/>
      </w:r>
      <w:r w:rsidR="002927BA">
        <w:rPr>
          <w:b/>
          <w:bCs/>
          <w:lang w:val="pt-BR"/>
        </w:rPr>
        <w:t xml:space="preserve"> </w:t>
      </w:r>
      <w:r w:rsidRPr="00735847">
        <w:rPr>
          <w:lang w:val="pt-BR"/>
        </w:rPr>
        <w:t xml:space="preserve">é a IDE </w:t>
      </w:r>
      <w:r w:rsidR="002927BA">
        <w:rPr>
          <w:rStyle w:val="Refdenotaderodap"/>
          <w:lang w:val="pt-BR"/>
        </w:rPr>
        <w:footnoteReference w:id="10"/>
      </w:r>
      <w:r w:rsidRPr="00735847">
        <w:rPr>
          <w:lang w:val="pt-BR"/>
        </w:rPr>
        <w:t xml:space="preserve">de desenvolvimento adotado para desenvolvimento do sistema. É uma interface de desenvolvimento com código livre, e muito utilizado no mercado, desenvolvida em java, suporta vários </w:t>
      </w:r>
      <w:r w:rsidR="006316ED" w:rsidRPr="00735847">
        <w:rPr>
          <w:lang w:val="pt-BR"/>
        </w:rPr>
        <w:t>plug-ins</w:t>
      </w:r>
      <w:r w:rsidRPr="00735847">
        <w:rPr>
          <w:lang w:val="pt-BR"/>
        </w:rPr>
        <w:t xml:space="preserve"> para interagir com diversas ferramentas e outros softwares.</w:t>
      </w:r>
    </w:p>
    <w:p w:rsidR="00635091" w:rsidRPr="00735847" w:rsidRDefault="00635091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lastRenderedPageBreak/>
        <w:t>GlassFish 4.0</w:t>
      </w:r>
      <w:r w:rsidR="00D213A4">
        <w:rPr>
          <w:rStyle w:val="Refdenotaderodap"/>
          <w:b/>
          <w:bCs/>
          <w:lang w:val="pt-BR"/>
        </w:rPr>
        <w:footnoteReference w:id="11"/>
      </w:r>
      <w:r w:rsidRPr="00735847">
        <w:rPr>
          <w:b/>
          <w:bCs/>
          <w:lang w:val="pt-BR"/>
        </w:rPr>
        <w:t xml:space="preserve">, </w:t>
      </w:r>
      <w:r w:rsidRPr="00735847">
        <w:rPr>
          <w:lang w:val="pt-BR"/>
        </w:rPr>
        <w:t>servidor de aplicação utilizado para a implantação do sistema, por ser um software de código aberto e seguir as especificações Java EE, seguindo assim os padrões do sistema do Museu.</w:t>
      </w:r>
    </w:p>
    <w:p w:rsidR="00622750" w:rsidRPr="00157B5F" w:rsidRDefault="00635091" w:rsidP="00840F09">
      <w:pPr>
        <w:pStyle w:val="NormalWeb"/>
        <w:suppressAutoHyphens w:val="0"/>
        <w:spacing w:before="100" w:beforeAutospacing="1" w:after="0" w:line="360" w:lineRule="auto"/>
        <w:jc w:val="both"/>
        <w:rPr>
          <w:lang w:val="pt-BR"/>
        </w:rPr>
      </w:pPr>
      <w:r w:rsidRPr="00735847">
        <w:rPr>
          <w:b/>
          <w:bCs/>
          <w:lang w:val="pt-BR"/>
        </w:rPr>
        <w:t>SVN</w:t>
      </w:r>
      <w:r w:rsidR="00D213A4">
        <w:rPr>
          <w:rStyle w:val="Refdenotaderodap"/>
          <w:b/>
          <w:bCs/>
          <w:lang w:val="pt-BR"/>
        </w:rPr>
        <w:footnoteReference w:id="12"/>
      </w:r>
      <w:r w:rsidRPr="00735847">
        <w:rPr>
          <w:b/>
          <w:bCs/>
          <w:lang w:val="pt-BR"/>
        </w:rPr>
        <w:t xml:space="preserve">, </w:t>
      </w:r>
      <w:r w:rsidRPr="00735847">
        <w:rPr>
          <w:lang w:val="pt-BR"/>
        </w:rPr>
        <w:t xml:space="preserve">sistema para controle de versão, </w:t>
      </w:r>
      <w:r w:rsidR="002927BA">
        <w:rPr>
          <w:lang w:val="pt-BR"/>
        </w:rPr>
        <w:t>foi</w:t>
      </w:r>
      <w:r w:rsidRPr="00735847">
        <w:rPr>
          <w:lang w:val="pt-BR"/>
        </w:rPr>
        <w:t xml:space="preserve"> utilizado para desenvolvimento do sistema a fim de ter um maior controle sobre o código e garantir sua integridade, o servidor da aplicação encontra-se em um servidor do </w:t>
      </w:r>
      <w:r w:rsidRPr="00735847">
        <w:rPr>
          <w:b/>
          <w:bCs/>
          <w:lang w:val="pt-BR"/>
        </w:rPr>
        <w:t xml:space="preserve">Google </w:t>
      </w:r>
      <w:r w:rsidR="001C289B" w:rsidRPr="00735847">
        <w:rPr>
          <w:b/>
          <w:bCs/>
          <w:lang w:val="pt-BR"/>
        </w:rPr>
        <w:t xml:space="preserve">Code </w:t>
      </w:r>
      <w:r w:rsidR="002D0D96">
        <w:rPr>
          <w:rStyle w:val="Refdenotaderodap"/>
          <w:b/>
          <w:bCs/>
          <w:lang w:val="pt-BR"/>
        </w:rPr>
        <w:footnoteReference w:id="13"/>
      </w:r>
      <w:r w:rsidRPr="00735847">
        <w:rPr>
          <w:lang w:val="pt-BR"/>
        </w:rPr>
        <w:t xml:space="preserve"> ferramenta online para armazenamento de projetos de código aberto, que oferece o SVN como ferramenta de</w:t>
      </w:r>
      <w:r w:rsidR="00735847">
        <w:rPr>
          <w:lang w:val="pt-BR"/>
        </w:rPr>
        <w:t xml:space="preserve"> </w:t>
      </w:r>
      <w:r w:rsidR="00622750" w:rsidRPr="00622750">
        <w:rPr>
          <w:rFonts w:eastAsia="Times New Roman"/>
          <w:lang w:val="pt-BR" w:eastAsia="pt-BR"/>
        </w:rPr>
        <w:t xml:space="preserve">controle de versão, necessitando apenas de um </w:t>
      </w:r>
      <w:r w:rsidR="00735847" w:rsidRPr="00622750">
        <w:rPr>
          <w:rFonts w:eastAsia="Times New Roman"/>
          <w:lang w:val="pt-BR" w:eastAsia="pt-BR"/>
        </w:rPr>
        <w:t>plug-in</w:t>
      </w:r>
      <w:r w:rsidR="00622750" w:rsidRPr="00622750">
        <w:rPr>
          <w:rFonts w:eastAsia="Times New Roman"/>
          <w:lang w:val="pt-BR" w:eastAsia="pt-BR"/>
        </w:rPr>
        <w:t xml:space="preserve"> no Eclipse para comunicação.</w:t>
      </w:r>
    </w:p>
    <w:p w:rsidR="00622750" w:rsidRPr="00622750" w:rsidRDefault="00622750" w:rsidP="00622750">
      <w:pPr>
        <w:spacing w:before="100" w:beforeAutospacing="1" w:after="142"/>
        <w:ind w:firstLine="0"/>
        <w:rPr>
          <w:szCs w:val="24"/>
        </w:rPr>
      </w:pPr>
      <w:r w:rsidRPr="00622750">
        <w:rPr>
          <w:b/>
          <w:bCs/>
          <w:szCs w:val="24"/>
        </w:rPr>
        <w:t>Corel Draw</w:t>
      </w:r>
      <w:r w:rsidRPr="00622750">
        <w:rPr>
          <w:szCs w:val="24"/>
        </w:rPr>
        <w:t xml:space="preserve"> </w:t>
      </w:r>
      <w:r w:rsidR="00D213A4">
        <w:rPr>
          <w:rStyle w:val="Refdenotaderodap"/>
          <w:szCs w:val="24"/>
        </w:rPr>
        <w:footnoteReference w:id="14"/>
      </w:r>
      <w:r w:rsidR="002927BA">
        <w:rPr>
          <w:szCs w:val="24"/>
        </w:rPr>
        <w:t xml:space="preserve"> utilizado </w:t>
      </w:r>
      <w:r w:rsidRPr="00622750">
        <w:rPr>
          <w:szCs w:val="24"/>
        </w:rPr>
        <w:t xml:space="preserve">para criação do logo do </w:t>
      </w:r>
      <w:r w:rsidR="00F6073F">
        <w:rPr>
          <w:szCs w:val="24"/>
        </w:rPr>
        <w:t>Museu de Fauna e Flora</w:t>
      </w:r>
      <w:r w:rsidRPr="00622750">
        <w:rPr>
          <w:szCs w:val="24"/>
        </w:rPr>
        <w:t xml:space="preserve">, através da vetorização das imagens, a fim de criar uma identidade que poderia ser usada </w:t>
      </w:r>
      <w:r w:rsidR="002D0D96">
        <w:rPr>
          <w:szCs w:val="24"/>
        </w:rPr>
        <w:t xml:space="preserve">também </w:t>
      </w:r>
      <w:r w:rsidRPr="00622750">
        <w:rPr>
          <w:szCs w:val="24"/>
        </w:rPr>
        <w:t xml:space="preserve"> em outros locais.</w:t>
      </w:r>
    </w:p>
    <w:p w:rsidR="00622750" w:rsidRPr="00622750" w:rsidRDefault="00622750" w:rsidP="00622750">
      <w:pPr>
        <w:spacing w:before="100" w:beforeAutospacing="1" w:after="142"/>
        <w:ind w:firstLine="0"/>
        <w:rPr>
          <w:szCs w:val="24"/>
        </w:rPr>
      </w:pPr>
      <w:r w:rsidRPr="00622750">
        <w:rPr>
          <w:b/>
          <w:bCs/>
          <w:szCs w:val="24"/>
        </w:rPr>
        <w:t xml:space="preserve">Astah Community </w:t>
      </w:r>
      <w:r w:rsidR="00D213A4">
        <w:rPr>
          <w:rStyle w:val="Refdenotaderodap"/>
          <w:bCs/>
          <w:szCs w:val="24"/>
        </w:rPr>
        <w:footnoteReference w:id="15"/>
      </w:r>
      <w:r>
        <w:rPr>
          <w:bCs/>
          <w:szCs w:val="24"/>
        </w:rPr>
        <w:t xml:space="preserve">software para modelagem UML , utilizado para criação dos diagramas UML do </w:t>
      </w:r>
      <w:r w:rsidR="00F6073F">
        <w:rPr>
          <w:bCs/>
          <w:szCs w:val="24"/>
        </w:rPr>
        <w:t>sistema</w:t>
      </w:r>
      <w:r>
        <w:rPr>
          <w:bCs/>
          <w:szCs w:val="24"/>
        </w:rPr>
        <w:t>.</w:t>
      </w:r>
    </w:p>
    <w:p w:rsidR="00973C4F" w:rsidRPr="00735847" w:rsidRDefault="00973C4F" w:rsidP="00635091">
      <w:pPr>
        <w:pStyle w:val="NormalWeb"/>
        <w:suppressAutoHyphens w:val="0"/>
        <w:spacing w:before="100" w:beforeAutospacing="1" w:after="142" w:line="360" w:lineRule="auto"/>
        <w:jc w:val="both"/>
        <w:rPr>
          <w:color w:val="FF0000"/>
          <w:lang w:val="pt-BR"/>
        </w:rPr>
      </w:pPr>
    </w:p>
    <w:p w:rsidR="00940B08" w:rsidRDefault="00B37E1A" w:rsidP="00B01B0E">
      <w:pPr>
        <w:pStyle w:val="Ttulo2"/>
      </w:pPr>
      <w:bookmarkStart w:id="43" w:name="_Toc356935323"/>
      <w:r>
        <w:t>2</w:t>
      </w:r>
      <w:r w:rsidR="00940B08">
        <w:t>.</w:t>
      </w:r>
      <w:r>
        <w:t>3</w:t>
      </w:r>
      <w:r w:rsidR="00940B08">
        <w:t>. Descrição das Atividades Realizadas</w:t>
      </w:r>
      <w:bookmarkEnd w:id="36"/>
      <w:bookmarkEnd w:id="39"/>
      <w:bookmarkEnd w:id="40"/>
      <w:bookmarkEnd w:id="41"/>
      <w:bookmarkEnd w:id="43"/>
    </w:p>
    <w:p w:rsidR="002927BA" w:rsidRDefault="00735847" w:rsidP="00735847">
      <w:pPr>
        <w:ind w:firstLine="0"/>
      </w:pPr>
      <w:r>
        <w:tab/>
        <w:t>Para o desenvolvimento do projeto foram especific</w:t>
      </w:r>
      <w:r w:rsidR="002D0D96">
        <w:t>ad</w:t>
      </w:r>
      <w:r w:rsidR="002927BA">
        <w:t>os</w:t>
      </w:r>
      <w:r w:rsidR="002D0D96">
        <w:t xml:space="preserve"> alguns requisitos básicos: </w:t>
      </w:r>
      <w:r>
        <w:t xml:space="preserve">que o sistema fosse reutilizável, tanto o código como </w:t>
      </w:r>
      <w:r w:rsidR="002927BA">
        <w:t>reutilizado</w:t>
      </w:r>
      <w:r w:rsidR="002D0D96">
        <w:t xml:space="preserve"> em outras instituições;</w:t>
      </w:r>
      <w:r>
        <w:t xml:space="preserve"> que fosse d</w:t>
      </w:r>
      <w:r w:rsidR="002927BA">
        <w:t>e</w:t>
      </w:r>
      <w:r>
        <w:t xml:space="preserve"> fácil uso, e que utiliza</w:t>
      </w:r>
      <w:r w:rsidR="002D0D96">
        <w:t xml:space="preserve">sse o sistema de catalogação Memória Virtual. </w:t>
      </w:r>
    </w:p>
    <w:p w:rsidR="00735847" w:rsidRPr="00735847" w:rsidRDefault="002D0D96" w:rsidP="002927BA">
      <w:pPr>
        <w:ind w:firstLine="708"/>
      </w:pPr>
      <w:r>
        <w:t>Tendo</w:t>
      </w:r>
      <w:r w:rsidR="00735847">
        <w:t xml:space="preserve"> essas premissas, deu-se inicio ao trabalho de desenvolvimento do </w:t>
      </w:r>
      <w:r w:rsidR="00F6073F">
        <w:t>sistema</w:t>
      </w:r>
      <w:r w:rsidR="00735847">
        <w:t>, iniciando pela criação do</w:t>
      </w:r>
      <w:r w:rsidR="002927BA">
        <w:t xml:space="preserve"> documento</w:t>
      </w:r>
      <w:r w:rsidR="00735847">
        <w:t xml:space="preserve"> de requisitos para tentar capturar melhor esses e outros requisitos que o software teria que seguir, passando por outras documentações, pela codificação do sistema, criação do logo do Museu e </w:t>
      </w:r>
      <w:r w:rsidR="002927BA">
        <w:t>sistema W</w:t>
      </w:r>
      <w:r w:rsidR="00E515B6">
        <w:t>eb</w:t>
      </w:r>
      <w:r w:rsidR="00735847">
        <w:t>, trabalhos para lançamento do projeto</w:t>
      </w:r>
      <w:r w:rsidR="00DA1692">
        <w:t xml:space="preserve"> junto ao sistema de Gestão Ambiental do Instituto que incluía a </w:t>
      </w:r>
      <w:r w:rsidR="00DA1692">
        <w:lastRenderedPageBreak/>
        <w:t xml:space="preserve">criação de um logo oficial para o Museu, e a integração com placas contendo códigos QR para sua catalogação no </w:t>
      </w:r>
      <w:r w:rsidR="00E515B6">
        <w:t>sistema web</w:t>
      </w:r>
      <w:r w:rsidR="00DA1692">
        <w:t>.</w:t>
      </w:r>
    </w:p>
    <w:p w:rsidR="00EC7C97" w:rsidRDefault="00735847" w:rsidP="00735847">
      <w:pPr>
        <w:pStyle w:val="Ttulo3"/>
      </w:pPr>
      <w:bookmarkStart w:id="44" w:name="_Toc223880940"/>
      <w:bookmarkStart w:id="45" w:name="_Toc223965456"/>
      <w:bookmarkStart w:id="46" w:name="_Toc223965578"/>
      <w:bookmarkStart w:id="47" w:name="_Toc238540373"/>
      <w:bookmarkStart w:id="48" w:name="_Toc356935324"/>
      <w:r>
        <w:t>2.3.1</w:t>
      </w:r>
      <w:r w:rsidR="00DA1692">
        <w:t xml:space="preserve"> </w:t>
      </w:r>
      <w:r>
        <w:t>Levantamento</w:t>
      </w:r>
      <w:r w:rsidR="002979E6">
        <w:t xml:space="preserve"> de requisitos</w:t>
      </w:r>
    </w:p>
    <w:p w:rsidR="00B4050A" w:rsidRDefault="00DA1692" w:rsidP="002927BA">
      <w:pPr>
        <w:rPr>
          <w:color w:val="000000" w:themeColor="text1"/>
        </w:rPr>
      </w:pPr>
      <w:r>
        <w:t xml:space="preserve">Para fazer o levantamento de requisitos </w:t>
      </w:r>
      <w:r w:rsidR="002C7127">
        <w:t>do sistema</w:t>
      </w:r>
      <w:r w:rsidR="002A1D96">
        <w:t>,</w:t>
      </w:r>
      <w:r>
        <w:t xml:space="preserve"> foram entrevistados os envolvidos com a idealização e desenvolvimento do </w:t>
      </w:r>
      <w:r w:rsidR="00B4050A">
        <w:t>projeto: Paulo Ernesto Celestini</w:t>
      </w:r>
      <w:r w:rsidR="002D0D96">
        <w:t xml:space="preserve"> do Gabinete de Planejamento e G</w:t>
      </w:r>
      <w:r>
        <w:t>estão do ICMC, e</w:t>
      </w:r>
      <w:r w:rsidR="002C7127">
        <w:t xml:space="preserve"> a</w:t>
      </w:r>
      <w:r>
        <w:t xml:space="preserve"> </w:t>
      </w:r>
      <w:r w:rsidR="006316ED" w:rsidRPr="00DA1692">
        <w:rPr>
          <w:color w:val="000000" w:themeColor="text1"/>
        </w:rPr>
        <w:t>Prof.ª</w:t>
      </w:r>
      <w:r w:rsidRPr="00DA1692">
        <w:rPr>
          <w:color w:val="000000" w:themeColor="text1"/>
        </w:rPr>
        <w:t xml:space="preserve"> Drª Elisa Yumi Nakagawa</w:t>
      </w:r>
      <w:r w:rsidR="002A1D96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B4050A">
        <w:rPr>
          <w:color w:val="000000" w:themeColor="text1"/>
        </w:rPr>
        <w:t>Durante a consulta e levantamento dos requisitos foi criado o documento de requisitos do sistema</w:t>
      </w:r>
      <w:r w:rsidR="002C7127">
        <w:rPr>
          <w:color w:val="000000" w:themeColor="text1"/>
        </w:rPr>
        <w:t xml:space="preserve"> com base nas entrevistas e padrões estabelecidos no documento de arquitetura de</w:t>
      </w:r>
      <w:r w:rsidR="002A1D96">
        <w:rPr>
          <w:color w:val="000000" w:themeColor="text1"/>
        </w:rPr>
        <w:t xml:space="preserve"> software, </w:t>
      </w:r>
      <w:r w:rsidR="002927BA">
        <w:rPr>
          <w:color w:val="000000" w:themeColor="text1"/>
        </w:rPr>
        <w:t xml:space="preserve"> </w:t>
      </w:r>
      <w:r w:rsidR="002A1D96">
        <w:rPr>
          <w:color w:val="000000" w:themeColor="text1"/>
        </w:rPr>
        <w:t xml:space="preserve">garantindo um </w:t>
      </w:r>
      <w:r w:rsidR="00E515B6">
        <w:rPr>
          <w:color w:val="000000" w:themeColor="text1"/>
        </w:rPr>
        <w:t>sistema web</w:t>
      </w:r>
      <w:r w:rsidR="002A1D96">
        <w:rPr>
          <w:color w:val="000000" w:themeColor="text1"/>
        </w:rPr>
        <w:t xml:space="preserve"> completo para os visitantes</w:t>
      </w:r>
      <w:r w:rsidR="002927BA">
        <w:rPr>
          <w:color w:val="000000" w:themeColor="text1"/>
        </w:rPr>
        <w:t>.</w:t>
      </w:r>
    </w:p>
    <w:p w:rsidR="00B4050A" w:rsidRDefault="00B4050A" w:rsidP="00B4050A">
      <w:pPr>
        <w:pStyle w:val="Ttulo4"/>
      </w:pPr>
      <w:r>
        <w:t>2.3.1.1 Documento de Requisitos</w:t>
      </w:r>
    </w:p>
    <w:p w:rsidR="00DC5EA8" w:rsidRPr="00DC5EA8" w:rsidRDefault="00DC5EA8" w:rsidP="00DC5EA8">
      <w:r>
        <w:t xml:space="preserve">A seguir nesta seção </w:t>
      </w:r>
      <w:r w:rsidR="002927BA">
        <w:t>é</w:t>
      </w:r>
      <w:r>
        <w:t xml:space="preserve"> exibido o desenvolvimento do documento de requisitos do sistema:</w:t>
      </w:r>
    </w:p>
    <w:p w:rsidR="00B4050A" w:rsidRDefault="00B4050A" w:rsidP="00B4050A">
      <w:pPr>
        <w:pStyle w:val="Ttulo5"/>
      </w:pPr>
      <w:r>
        <w:t>Propósito</w:t>
      </w:r>
    </w:p>
    <w:p w:rsidR="00B4050A" w:rsidRDefault="00B4050A" w:rsidP="00B4050A">
      <w:pPr>
        <w:ind w:firstLine="708"/>
      </w:pPr>
      <w:r>
        <w:t xml:space="preserve">O propósito deste documento é definir os requisitos do </w:t>
      </w:r>
      <w:r w:rsidR="00E515B6">
        <w:t>sistema web</w:t>
      </w:r>
      <w:r>
        <w:t xml:space="preserve"> do Museu da Fauna e Flora que tem como objetivo disseminar o acervo da Fauna e Flora presente no ICMC, </w:t>
      </w:r>
      <w:r w:rsidR="00DC5EA8">
        <w:t>sendo um sistema personalizável e que possa ser implantado em outras instituições.</w:t>
      </w:r>
    </w:p>
    <w:p w:rsidR="00B4050A" w:rsidRDefault="00DC5EA8" w:rsidP="00B4050A">
      <w:pPr>
        <w:pStyle w:val="Ttulo5"/>
      </w:pPr>
      <w:r>
        <w:t>Visão Geral</w:t>
      </w:r>
    </w:p>
    <w:p w:rsidR="00B4050A" w:rsidRDefault="00B4050A" w:rsidP="00B4050A">
      <w:pPr>
        <w:ind w:firstLine="708"/>
      </w:pPr>
      <w:r>
        <w:t xml:space="preserve">O </w:t>
      </w:r>
      <w:r w:rsidR="00E515B6">
        <w:t>sistema</w:t>
      </w:r>
      <w:r>
        <w:t xml:space="preserve"> será uma aplicação Web, que visitantes poderão acessar e encontrar informações sobre a Fauna e Flora catalogadas, como informações, e</w:t>
      </w:r>
      <w:r w:rsidR="00DC5EA8">
        <w:t>ventos e notícias sobre o Museu, p</w:t>
      </w:r>
      <w:r>
        <w:t>odendo ser totalmente personalizável, a fim de ser implementada em outras instituições</w:t>
      </w:r>
      <w:r w:rsidR="00DC5EA8">
        <w:t xml:space="preserve">, de modo a </w:t>
      </w:r>
      <w:r w:rsidR="002927BA">
        <w:t>incentivá-las</w:t>
      </w:r>
      <w:r w:rsidR="00DC5EA8">
        <w:t xml:space="preserve"> a ter cada uma seu próprio museu. </w:t>
      </w:r>
      <w:r w:rsidR="002927BA">
        <w:t>Além disso devendo ser um software livre.</w:t>
      </w:r>
    </w:p>
    <w:p w:rsidR="00B4050A" w:rsidRDefault="00B4050A" w:rsidP="00B4050A">
      <w:pPr>
        <w:ind w:firstLine="708"/>
      </w:pPr>
      <w:r>
        <w:t xml:space="preserve">O </w:t>
      </w:r>
      <w:r w:rsidR="00E515B6">
        <w:t>sistema</w:t>
      </w:r>
      <w:r>
        <w:t xml:space="preserve"> usará como meio de catalogação o sistema Memória Virtual, que é um fruto de pesquisa do Laboratório de Engenhari</w:t>
      </w:r>
      <w:r w:rsidR="00DC5EA8">
        <w:t>a de Software (Labes) do ICMC. E</w:t>
      </w:r>
      <w:r>
        <w:t>sse sistema permite a catalogação de qualquer bem histórico mater</w:t>
      </w:r>
      <w:r w:rsidR="00DC5EA8">
        <w:t>ial ou imaterial, e possui um mó</w:t>
      </w:r>
      <w:r>
        <w:t xml:space="preserve">dulo que fornece buscas através de um WebService. Os eventos e notícias do </w:t>
      </w:r>
      <w:r w:rsidR="00E515B6">
        <w:t>sistema</w:t>
      </w:r>
      <w:r>
        <w:t xml:space="preserve"> também </w:t>
      </w:r>
      <w:r w:rsidR="00DC5EA8">
        <w:t>ficarão</w:t>
      </w:r>
      <w:r>
        <w:t xml:space="preserve"> armazenados em uma aplicação em PHP chamada Wordpress, uma aplicação que fornece ao </w:t>
      </w:r>
      <w:r w:rsidR="002927BA">
        <w:t>usuário a montagem de um blog. E</w:t>
      </w:r>
      <w:r>
        <w:t xml:space="preserve">xiste um Plug-in sobre licença </w:t>
      </w:r>
      <w:r>
        <w:lastRenderedPageBreak/>
        <w:t xml:space="preserve">livre, que adiciona um modulo de WebService no Wordpress, assim as páginas, eventos e notícias serão armazenados na aplicação no formato de blog, sendo acessadas por meio de um WebService para o </w:t>
      </w:r>
      <w:r w:rsidR="00E515B6">
        <w:t xml:space="preserve">sistema </w:t>
      </w:r>
      <w:r>
        <w:t>do Museu.</w:t>
      </w:r>
    </w:p>
    <w:p w:rsidR="00B4050A" w:rsidRDefault="00B4050A" w:rsidP="00B4050A">
      <w:pPr>
        <w:pStyle w:val="Ttulo5"/>
      </w:pPr>
      <w:r>
        <w:t>Perspectiva do Sistema</w:t>
      </w:r>
    </w:p>
    <w:p w:rsidR="00B4050A" w:rsidRDefault="00B4050A" w:rsidP="00B4050A">
      <w:pPr>
        <w:ind w:firstLine="708"/>
      </w:pPr>
      <w:r>
        <w:t xml:space="preserve">O </w:t>
      </w:r>
      <w:r w:rsidR="00E515B6">
        <w:t xml:space="preserve">sistema </w:t>
      </w:r>
      <w:r>
        <w:t xml:space="preserve">será implementado utilizando tecnologia java para Web, mais especificamente a especificação Java EE 7, que tem como servidor de aplicação o </w:t>
      </w:r>
      <w:r w:rsidR="002C7127">
        <w:t>Glassfish</w:t>
      </w:r>
      <w:r>
        <w:t xml:space="preserve">, sobre licença de software livre da Oracle. </w:t>
      </w:r>
    </w:p>
    <w:p w:rsidR="00B4050A" w:rsidRDefault="00B4050A" w:rsidP="00B4050A">
      <w:pPr>
        <w:ind w:firstLine="708"/>
      </w:pPr>
      <w:r>
        <w:t xml:space="preserve">O </w:t>
      </w:r>
      <w:r w:rsidR="00E515B6">
        <w:t xml:space="preserve">sistema </w:t>
      </w:r>
      <w:r>
        <w:t xml:space="preserve">poderá ser acessado por qualquer usuário desde que o mesmo possua acesso a URL onde estará implementada a aplicação do </w:t>
      </w:r>
      <w:r w:rsidR="00E515B6">
        <w:t>sistema</w:t>
      </w:r>
      <w:r>
        <w:t>.</w:t>
      </w:r>
    </w:p>
    <w:p w:rsidR="00B4050A" w:rsidRDefault="00B4050A" w:rsidP="00B4050A">
      <w:pPr>
        <w:ind w:firstLine="708"/>
      </w:pPr>
      <w:r>
        <w:t xml:space="preserve">O </w:t>
      </w:r>
      <w:r w:rsidR="00E515B6">
        <w:t xml:space="preserve">sistema </w:t>
      </w:r>
      <w:r>
        <w:t>acessara dois WebServices, um que conterá os exemplares do Acervo de Fauna e Flora, e outro que conterá o conteúdo das páginas, eventos e notícias.</w:t>
      </w:r>
    </w:p>
    <w:p w:rsidR="00B4050A" w:rsidRDefault="00B4050A" w:rsidP="00B4050A">
      <w:pPr>
        <w:ind w:firstLine="708"/>
      </w:pPr>
      <w:r>
        <w:t xml:space="preserve">O Logo do </w:t>
      </w:r>
      <w:r w:rsidR="00E515B6">
        <w:t>sistema</w:t>
      </w:r>
      <w:r>
        <w:t xml:space="preserve">, seu slide principal, a localização dos WebService, as mensagens (todo o texto exibido no </w:t>
      </w:r>
      <w:r w:rsidR="00E515B6">
        <w:t>sistema</w:t>
      </w:r>
      <w:r>
        <w:t>) e entre outras coisas, serão totalme</w:t>
      </w:r>
      <w:r w:rsidR="00DC5EA8">
        <w:t>nte personalizáveis, a fim de que o sistema seja</w:t>
      </w:r>
      <w:r>
        <w:t xml:space="preserve"> usado por outras instituições.</w:t>
      </w:r>
    </w:p>
    <w:p w:rsidR="00B4050A" w:rsidRDefault="00B4050A" w:rsidP="00B4050A">
      <w:pPr>
        <w:pStyle w:val="Ttulo5"/>
      </w:pPr>
      <w:r>
        <w:t>Características dos Usuários</w:t>
      </w:r>
    </w:p>
    <w:p w:rsidR="00B4050A" w:rsidRDefault="00B4050A" w:rsidP="00B4050A">
      <w:pPr>
        <w:ind w:firstLine="708"/>
      </w:pPr>
      <w:r>
        <w:t>O Sistema possui ao todo 2 tipos de usuários</w:t>
      </w:r>
      <w:r w:rsidR="00DC5EA8">
        <w:t>(visitantes do sistema, e administrador)</w:t>
      </w:r>
      <w:r>
        <w:t xml:space="preserve">, </w:t>
      </w:r>
      <w:r w:rsidR="00DC5EA8">
        <w:t>e</w:t>
      </w:r>
      <w:r>
        <w:t xml:space="preserve"> um usuário adicional responsável por gerenciar o conteúdo dos </w:t>
      </w:r>
      <w:r w:rsidR="009F09F7">
        <w:t>WebServices</w:t>
      </w:r>
      <w:r>
        <w:t xml:space="preserve"> que não estão totalmente acoplados ao sistema. </w:t>
      </w:r>
      <w:r w:rsidR="00DC5EA8">
        <w:t>Assim , os usuários são</w:t>
      </w:r>
      <w:r>
        <w:t xml:space="preserve"> o administrador e visitantes, e o adicional gerenciador de conteúdo/biólogo.</w:t>
      </w:r>
    </w:p>
    <w:p w:rsidR="00B4050A" w:rsidRDefault="00B4050A" w:rsidP="00B4050A">
      <w:pPr>
        <w:pStyle w:val="Ttulo5"/>
      </w:pPr>
      <w:r>
        <w:t>Suposições e Dependências</w:t>
      </w:r>
    </w:p>
    <w:p w:rsidR="00B4050A" w:rsidRDefault="00B4050A" w:rsidP="00B4050A">
      <w:pPr>
        <w:ind w:firstLine="708"/>
      </w:pPr>
      <w:r>
        <w:t xml:space="preserve">O sistema poderá ser instalado em qualquer sistema </w:t>
      </w:r>
      <w:r w:rsidR="002927BA">
        <w:t xml:space="preserve">em </w:t>
      </w:r>
      <w:r>
        <w:t xml:space="preserve">que o servidor de aplicação Glassfish consiga ser instalado, e que </w:t>
      </w:r>
      <w:r w:rsidR="00DC5EA8">
        <w:t>possua</w:t>
      </w:r>
      <w:r>
        <w:t xml:space="preserve"> também um servidor de banco de dados PostgreSQL usado para armazenar dados de Administração e fazer cache de imagens dos </w:t>
      </w:r>
      <w:r w:rsidR="009F09F7">
        <w:t>WebServices</w:t>
      </w:r>
      <w:r>
        <w:t>.</w:t>
      </w:r>
    </w:p>
    <w:p w:rsidR="00B4050A" w:rsidRDefault="00B4050A" w:rsidP="00B4050A">
      <w:pPr>
        <w:pStyle w:val="Ttulo5"/>
      </w:pPr>
      <w:r>
        <w:t xml:space="preserve">Funções básicas do </w:t>
      </w:r>
      <w:r w:rsidR="00DC5EA8">
        <w:t>Sistema</w:t>
      </w:r>
    </w:p>
    <w:p w:rsidR="00B4050A" w:rsidRPr="00B4050A" w:rsidRDefault="00B4050A" w:rsidP="006F096E">
      <w:pPr>
        <w:pStyle w:val="Ttulo7"/>
      </w:pPr>
      <w:r w:rsidRPr="00B4050A">
        <w:t>O</w:t>
      </w:r>
      <w:r w:rsidR="006F096E">
        <w:t xml:space="preserve"> Sistema permitirá ao visitante</w:t>
      </w:r>
    </w:p>
    <w:p w:rsidR="00B4050A" w:rsidRDefault="00B4050A" w:rsidP="00B4050A">
      <w:pPr>
        <w:pStyle w:val="PargrafodaLista"/>
        <w:numPr>
          <w:ilvl w:val="0"/>
          <w:numId w:val="27"/>
        </w:numPr>
        <w:spacing w:line="360" w:lineRule="auto"/>
      </w:pPr>
      <w:r>
        <w:t xml:space="preserve">Acessar o </w:t>
      </w:r>
      <w:r w:rsidR="00E515B6">
        <w:t>sistema</w:t>
      </w:r>
      <w:r>
        <w:t>.</w:t>
      </w:r>
    </w:p>
    <w:p w:rsidR="00B4050A" w:rsidRDefault="00B4050A" w:rsidP="00B4050A">
      <w:pPr>
        <w:pStyle w:val="PargrafodaLista"/>
        <w:numPr>
          <w:ilvl w:val="0"/>
          <w:numId w:val="27"/>
        </w:numPr>
        <w:spacing w:line="360" w:lineRule="auto"/>
      </w:pPr>
      <w:r>
        <w:lastRenderedPageBreak/>
        <w:t>Buscar por notícias e eventos.</w:t>
      </w:r>
    </w:p>
    <w:p w:rsidR="00B4050A" w:rsidRDefault="00B4050A" w:rsidP="00B4050A">
      <w:pPr>
        <w:pStyle w:val="PargrafodaLista"/>
        <w:numPr>
          <w:ilvl w:val="0"/>
          <w:numId w:val="27"/>
        </w:numPr>
        <w:spacing w:line="360" w:lineRule="auto"/>
      </w:pPr>
      <w:r>
        <w:t>Buscar por exemplares no acervo.</w:t>
      </w:r>
    </w:p>
    <w:p w:rsidR="00B4050A" w:rsidRDefault="00B4050A" w:rsidP="00B4050A">
      <w:pPr>
        <w:pStyle w:val="PargrafodaLista"/>
        <w:numPr>
          <w:ilvl w:val="0"/>
          <w:numId w:val="27"/>
        </w:numPr>
        <w:spacing w:line="360" w:lineRule="auto"/>
      </w:pPr>
      <w:r>
        <w:t>Navegar entre as páginas.</w:t>
      </w:r>
    </w:p>
    <w:p w:rsidR="00B4050A" w:rsidRDefault="00B4050A" w:rsidP="00B4050A">
      <w:pPr>
        <w:pStyle w:val="PargrafodaLista"/>
        <w:numPr>
          <w:ilvl w:val="0"/>
          <w:numId w:val="27"/>
        </w:numPr>
        <w:spacing w:line="360" w:lineRule="auto"/>
      </w:pPr>
      <w:r>
        <w:t>Visualizar um exemplar do acervo.</w:t>
      </w:r>
    </w:p>
    <w:p w:rsidR="00B4050A" w:rsidRPr="006F096E" w:rsidRDefault="00B4050A" w:rsidP="006F096E">
      <w:pPr>
        <w:pStyle w:val="Ttulo7"/>
      </w:pPr>
      <w:r w:rsidRPr="006F096E">
        <w:t xml:space="preserve">O </w:t>
      </w:r>
      <w:r w:rsidRPr="006F096E">
        <w:rPr>
          <w:rStyle w:val="Ttulo7Char"/>
        </w:rPr>
        <w:t>Sis</w:t>
      </w:r>
      <w:r w:rsidR="006F096E">
        <w:rPr>
          <w:rStyle w:val="Ttulo7Char"/>
        </w:rPr>
        <w:t>tema permitirá ao administrador</w:t>
      </w:r>
    </w:p>
    <w:p w:rsidR="00B4050A" w:rsidRDefault="00B4050A" w:rsidP="00B4050A">
      <w:pPr>
        <w:pStyle w:val="PargrafodaLista"/>
        <w:numPr>
          <w:ilvl w:val="0"/>
          <w:numId w:val="28"/>
        </w:numPr>
        <w:spacing w:line="360" w:lineRule="auto"/>
      </w:pPr>
      <w:r>
        <w:t xml:space="preserve">Personalizar totalmente o </w:t>
      </w:r>
      <w:r w:rsidR="00E515B6">
        <w:t>sistema</w:t>
      </w:r>
      <w:r>
        <w:t>.</w:t>
      </w:r>
    </w:p>
    <w:p w:rsidR="00B4050A" w:rsidRDefault="00B4050A" w:rsidP="00B4050A">
      <w:pPr>
        <w:pStyle w:val="PargrafodaLista"/>
        <w:numPr>
          <w:ilvl w:val="0"/>
          <w:numId w:val="28"/>
        </w:numPr>
        <w:spacing w:line="360" w:lineRule="auto"/>
      </w:pPr>
      <w:r>
        <w:t xml:space="preserve">Alterar todo o texto presente no </w:t>
      </w:r>
      <w:r w:rsidR="00E515B6">
        <w:t>sistema</w:t>
      </w:r>
      <w:r>
        <w:t>.</w:t>
      </w:r>
    </w:p>
    <w:p w:rsidR="009F09F7" w:rsidRDefault="009F09F7" w:rsidP="009F09F7">
      <w:pPr>
        <w:pStyle w:val="Ttulo7"/>
        <w:ind w:firstLine="708"/>
      </w:pPr>
      <w:r>
        <w:t>Interfaces com os Usuários</w:t>
      </w:r>
    </w:p>
    <w:p w:rsidR="009F09F7" w:rsidRDefault="009F09F7" w:rsidP="009F09F7">
      <w:r>
        <w:t xml:space="preserve">O </w:t>
      </w:r>
      <w:r w:rsidR="00E515B6">
        <w:t xml:space="preserve">sistema </w:t>
      </w:r>
      <w:r>
        <w:t>t</w:t>
      </w:r>
      <w:r w:rsidR="002927BA">
        <w:t xml:space="preserve">erá uma página inicial </w:t>
      </w:r>
      <w:r>
        <w:t xml:space="preserve">que conterá o conteúdo atualizado com as últimas notícias, eventos e catalogações do acervo, e também uma barra superior com todas as principais páginas de acesso do </w:t>
      </w:r>
      <w:r w:rsidR="00E515B6">
        <w:t>sistema</w:t>
      </w:r>
      <w:r>
        <w:t>, e um local para busca.</w:t>
      </w:r>
    </w:p>
    <w:p w:rsidR="009F09F7" w:rsidRDefault="009F09F7" w:rsidP="009F09F7">
      <w:pPr>
        <w:pStyle w:val="Ttulo7"/>
      </w:pPr>
      <w:r>
        <w:t>Interfaces de Comunicação</w:t>
      </w:r>
    </w:p>
    <w:p w:rsidR="00B4050A" w:rsidRDefault="009F09F7" w:rsidP="00D8169B">
      <w:r>
        <w:t xml:space="preserve">O </w:t>
      </w:r>
      <w:r w:rsidR="00E515B6">
        <w:t xml:space="preserve">sistema </w:t>
      </w:r>
      <w:r>
        <w:t xml:space="preserve">possui comunicação com banco de dados </w:t>
      </w:r>
      <w:r w:rsidR="003C782E">
        <w:t>PostgreSQL</w:t>
      </w:r>
      <w:r>
        <w:t xml:space="preserve">, e com </w:t>
      </w:r>
      <w:r w:rsidR="003C782E">
        <w:t>Webservices</w:t>
      </w:r>
      <w:r>
        <w:t xml:space="preserve"> via Socket HTTP.</w:t>
      </w:r>
    </w:p>
    <w:p w:rsidR="002927BA" w:rsidRPr="00D8169B" w:rsidRDefault="00D8169B" w:rsidP="002927BA">
      <w:pPr>
        <w:rPr>
          <w:rFonts w:asciiTheme="minorHAnsi" w:hAnsiTheme="minorHAnsi"/>
          <w:b/>
          <w:i/>
          <w:sz w:val="28"/>
        </w:rPr>
      </w:pPr>
      <w:r w:rsidRPr="00D8169B">
        <w:rPr>
          <w:rFonts w:asciiTheme="minorHAnsi" w:hAnsiTheme="minorHAnsi"/>
          <w:b/>
          <w:i/>
          <w:sz w:val="28"/>
        </w:rPr>
        <w:t xml:space="preserve">Requisitos </w:t>
      </w:r>
      <w:r w:rsidR="002927BA" w:rsidRPr="00D8169B">
        <w:rPr>
          <w:rFonts w:asciiTheme="minorHAnsi" w:hAnsiTheme="minorHAnsi"/>
          <w:b/>
          <w:i/>
          <w:sz w:val="28"/>
        </w:rPr>
        <w:t>Funcionais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O sistema</w:t>
      </w:r>
      <w:r w:rsidR="00BF66A0">
        <w:t xml:space="preserve"> deve permitir a navegação para as páginas principais através de qualquer página do </w:t>
      </w:r>
      <w:r w:rsidR="00E515B6">
        <w:t>sistema</w:t>
      </w:r>
      <w:r w:rsidR="00BF66A0">
        <w:t xml:space="preserve">, isto é, o usuário poderá ir para qualquer página do </w:t>
      </w:r>
      <w:r w:rsidR="00E515B6">
        <w:t xml:space="preserve">sistema </w:t>
      </w:r>
      <w:r w:rsidR="00BF66A0">
        <w:t>através de outra página qualquer, não ficando preso e necessitando voltar a páginas anteriores.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O sistema</w:t>
      </w:r>
      <w:r w:rsidR="00BF66A0">
        <w:t xml:space="preserve"> deve conter informações sobre eventos e notícias e permitindo a busca deste conteúdo.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 xml:space="preserve">O sistema </w:t>
      </w:r>
      <w:r w:rsidR="00BF66A0">
        <w:t>deve armazenar páginas sobre conteúdo institucional do Museu.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 xml:space="preserve">O sistema </w:t>
      </w:r>
      <w:r w:rsidR="00BF66A0">
        <w:t>deve exibir as últimas catalogações cadastradas no sistema Memória Virtual e permitir sua busca.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 xml:space="preserve">O sistema </w:t>
      </w:r>
      <w:r w:rsidR="00BF66A0">
        <w:t>terá um sistema de busca iterativo que usará um sistema de mapas para busca de exemplares do acervo.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 xml:space="preserve">O sistema </w:t>
      </w:r>
      <w:r w:rsidR="00BF66A0">
        <w:t>deverá exibir um item do acervo e todas as informações relevantes , ainda a serem definidas, cadastradas no sistema Memória Virtual.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lastRenderedPageBreak/>
        <w:t xml:space="preserve">O sistema </w:t>
      </w:r>
      <w:r w:rsidR="00BF66A0">
        <w:t>deve ser personalizável, a fim de outras instituições usarem o mesmo para seus próprios Museus.</w:t>
      </w:r>
    </w:p>
    <w:p w:rsidR="00BF66A0" w:rsidRDefault="00DC5EA8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 xml:space="preserve">O sistema </w:t>
      </w:r>
      <w:r w:rsidR="00BF66A0">
        <w:t xml:space="preserve">a administração do </w:t>
      </w:r>
      <w:r w:rsidR="00E515B6">
        <w:t xml:space="preserve">sistema </w:t>
      </w:r>
      <w:r w:rsidR="00BF66A0">
        <w:t xml:space="preserve">deve possuir um sistema de login para personalização do </w:t>
      </w:r>
      <w:r w:rsidR="00E515B6">
        <w:t>sistema</w:t>
      </w:r>
      <w:r w:rsidR="00BF66A0">
        <w:t>.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 xml:space="preserve">O sistema </w:t>
      </w:r>
      <w:r w:rsidR="00BF66A0">
        <w:t xml:space="preserve">deverá armazenar informações dos visitantes do </w:t>
      </w:r>
      <w:r w:rsidR="00E515B6">
        <w:t>sistema</w:t>
      </w:r>
      <w:r w:rsidR="00BF66A0">
        <w:t xml:space="preserve">, a fim de ter dados estatísticos e o perfil dos visitantes para o administrador do sistema ter um controle sobre o fluxo de visitantes do </w:t>
      </w:r>
      <w:r w:rsidR="00E515B6">
        <w:t>sistema</w:t>
      </w:r>
      <w:r w:rsidR="00BF66A0">
        <w:t>.</w:t>
      </w:r>
    </w:p>
    <w:p w:rsidR="00D8169B" w:rsidRPr="00D8169B" w:rsidRDefault="00D8169B" w:rsidP="00D8169B">
      <w:pPr>
        <w:ind w:left="357" w:firstLine="0"/>
        <w:rPr>
          <w:rFonts w:asciiTheme="minorHAnsi" w:hAnsiTheme="minorHAnsi"/>
          <w:b/>
          <w:i/>
          <w:sz w:val="28"/>
        </w:rPr>
      </w:pPr>
      <w:r w:rsidRPr="00D8169B">
        <w:rPr>
          <w:rFonts w:asciiTheme="minorHAnsi" w:hAnsiTheme="minorHAnsi"/>
          <w:b/>
          <w:i/>
          <w:sz w:val="28"/>
        </w:rPr>
        <w:t>Requisitos Não Funcionais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D</w:t>
      </w:r>
      <w:r w:rsidR="00BF66A0">
        <w:t xml:space="preserve">esempenho, </w:t>
      </w:r>
      <w:r>
        <w:t xml:space="preserve">o sistema </w:t>
      </w:r>
      <w:r w:rsidR="00BF66A0">
        <w:t>deve ser ágil e de carregamento rápido.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C</w:t>
      </w:r>
      <w:r w:rsidR="00BF66A0">
        <w:t xml:space="preserve">onfiabilidade, o </w:t>
      </w:r>
      <w:r w:rsidR="00E515B6">
        <w:t xml:space="preserve">sistema </w:t>
      </w:r>
      <w:r w:rsidR="00BF66A0">
        <w:t xml:space="preserve">deve ser confiável, e trazer informações completas e sem erros para os visitantes do </w:t>
      </w:r>
      <w:r w:rsidR="00E515B6">
        <w:t>sistema</w:t>
      </w:r>
      <w:r w:rsidR="00BF66A0">
        <w:t>.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D</w:t>
      </w:r>
      <w:r w:rsidR="00BF66A0">
        <w:t xml:space="preserve">isponibilidade, </w:t>
      </w:r>
      <w:r>
        <w:t xml:space="preserve">o sistema </w:t>
      </w:r>
      <w:r w:rsidR="00BF66A0">
        <w:t>deve ficar online o maior tempo possível, prevenindo ataques e sobrecarga de usuários.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S</w:t>
      </w:r>
      <w:r w:rsidR="00BF66A0">
        <w:t>egurança, o sistema de login do administrador deve</w:t>
      </w:r>
      <w:r w:rsidR="002C7127">
        <w:t xml:space="preserve"> ser seguro e não conter falhas de segurança e autenticação.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M</w:t>
      </w:r>
      <w:r w:rsidR="00BF66A0" w:rsidRPr="00BF66A0">
        <w:t>anutenibilidade</w:t>
      </w:r>
      <w:r w:rsidR="00BF66A0">
        <w:t xml:space="preserve">, por seguir o padrão Java EE e o Modelo MVC, a </w:t>
      </w:r>
      <w:r w:rsidR="00BF66A0" w:rsidRPr="00BF66A0">
        <w:t xml:space="preserve">manutenibilidade </w:t>
      </w:r>
      <w:r w:rsidR="00BF66A0">
        <w:t>do sistema deverá ser fácil e rápida.</w:t>
      </w:r>
    </w:p>
    <w:p w:rsidR="00BF66A0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P</w:t>
      </w:r>
      <w:r w:rsidR="00BF66A0">
        <w:t>ortabilidade, o sistema trabalhará usando linguagem java e o servidor de aplicação Glassfish(baseado em java) sendo possível trabalhar em todas as plataformas que suportam a máquina virtual Java.</w:t>
      </w:r>
    </w:p>
    <w:p w:rsidR="003C782E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C</w:t>
      </w:r>
      <w:r w:rsidR="00BF66A0">
        <w:t>ompatibilidade com navegadores web, o sistema web deve ser compatível com vários clientes, sendo compatível com todos os navegadores mais usados no mercado atual.</w:t>
      </w:r>
    </w:p>
    <w:p w:rsidR="00CF4E27" w:rsidRDefault="009269A2" w:rsidP="00DC5EA8">
      <w:pPr>
        <w:pStyle w:val="PargrafodaLista"/>
        <w:numPr>
          <w:ilvl w:val="0"/>
          <w:numId w:val="29"/>
        </w:numPr>
        <w:spacing w:line="360" w:lineRule="auto"/>
        <w:ind w:left="714" w:hanging="357"/>
      </w:pPr>
      <w:r>
        <w:t>A</w:t>
      </w:r>
      <w:r w:rsidR="00CF4E27">
        <w:t xml:space="preserve">rmazenamento de conteúdo, o conteúdo referente a catalogação ficará armazenado em um sistema externo, o Memória Virtual, e o conteúdo do </w:t>
      </w:r>
      <w:r w:rsidR="00E515B6">
        <w:t xml:space="preserve">sistema </w:t>
      </w:r>
      <w:r w:rsidR="00D8169B">
        <w:t>referente ao conteúdo de notí</w:t>
      </w:r>
      <w:r w:rsidR="00CF4E27">
        <w:t>cias, eventos e páginas, será armazenado em outro sistema externo, Wordpress, ambos serão comunicáveis via interfaces de webService seguras, e serão gerenciáveis.</w:t>
      </w:r>
    </w:p>
    <w:p w:rsidR="002C7127" w:rsidRDefault="002C7127" w:rsidP="002C7127">
      <w:pPr>
        <w:pStyle w:val="Ttulo4"/>
      </w:pPr>
      <w:r>
        <w:lastRenderedPageBreak/>
        <w:t>2.3.1.2 Diagrama de Casos de Uso</w:t>
      </w:r>
    </w:p>
    <w:p w:rsidR="002C7127" w:rsidRDefault="002C7127" w:rsidP="002C7127">
      <w:r>
        <w:t xml:space="preserve">A partir do documento de requisitos do sistema, foi criado um diagrama de casos de uso, procurando abranger todos os usuários do </w:t>
      </w:r>
      <w:r w:rsidR="00E515B6">
        <w:t xml:space="preserve">sistema </w:t>
      </w:r>
      <w:r>
        <w:t xml:space="preserve">e </w:t>
      </w:r>
      <w:r w:rsidR="00B46A26">
        <w:t>seus respectivos usos do sistema, gerando a part</w:t>
      </w:r>
      <w:r w:rsidR="00CF4E27">
        <w:t xml:space="preserve">ir do diagrama de casos de uso todos os documentos dos casos de uso primários e </w:t>
      </w:r>
      <w:r w:rsidR="00D8169B">
        <w:t>essenciais</w:t>
      </w:r>
      <w:r w:rsidR="00CF4E27">
        <w:t xml:space="preserve"> para o sistema, contendo sua descrição, ator</w:t>
      </w:r>
      <w:r w:rsidR="00D8169B">
        <w:t>es envolvidos, fluxo básico e alternativo. A</w:t>
      </w:r>
      <w:r w:rsidR="00CF4E27">
        <w:t xml:space="preserve"> seguir</w:t>
      </w:r>
      <w:r w:rsidR="00CA59DB">
        <w:t xml:space="preserve"> (figuras 1,2,3 e 4)</w:t>
      </w:r>
      <w:r w:rsidR="00CF4E27">
        <w:t xml:space="preserve"> são exibidas algumas imagens do diagrama de casos de uso do </w:t>
      </w:r>
      <w:r w:rsidR="00E515B6">
        <w:t>sistema</w:t>
      </w:r>
      <w:r w:rsidR="00CF4E27">
        <w:t xml:space="preserve">. </w:t>
      </w:r>
    </w:p>
    <w:p w:rsidR="00B46A26" w:rsidRDefault="00B46A26" w:rsidP="00B46A26">
      <w:pPr>
        <w:jc w:val="center"/>
      </w:pPr>
      <w:r>
        <w:rPr>
          <w:noProof/>
        </w:rPr>
        <w:drawing>
          <wp:inline distT="0" distB="0" distL="0" distR="0" wp14:anchorId="782DEB8B" wp14:editId="14B23593">
            <wp:extent cx="3476847" cy="403908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847" cy="40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27" w:rsidRPr="00CF4E27" w:rsidRDefault="00CF4E27" w:rsidP="00B46A26">
      <w:pPr>
        <w:jc w:val="center"/>
        <w:rPr>
          <w:b/>
          <w:color w:val="4F81BD" w:themeColor="accent1"/>
          <w:sz w:val="18"/>
        </w:rPr>
      </w:pPr>
      <w:r w:rsidRPr="00CF4E27">
        <w:rPr>
          <w:b/>
          <w:color w:val="4F81BD" w:themeColor="accent1"/>
          <w:sz w:val="18"/>
        </w:rPr>
        <w:t xml:space="preserve">Figura 1: </w:t>
      </w:r>
      <w:r w:rsidR="009269A2">
        <w:rPr>
          <w:b/>
          <w:color w:val="4F81BD" w:themeColor="accent1"/>
          <w:sz w:val="18"/>
        </w:rPr>
        <w:t>Diagrama</w:t>
      </w:r>
      <w:r w:rsidRPr="00CF4E27">
        <w:rPr>
          <w:b/>
          <w:color w:val="4F81BD" w:themeColor="accent1"/>
          <w:sz w:val="18"/>
        </w:rPr>
        <w:t xml:space="preserve"> de casos de uso, os atores.</w:t>
      </w:r>
    </w:p>
    <w:p w:rsidR="00B46A26" w:rsidRDefault="00B46A26" w:rsidP="00B46A26">
      <w:pPr>
        <w:jc w:val="center"/>
      </w:pPr>
      <w:r>
        <w:rPr>
          <w:noProof/>
        </w:rPr>
        <w:lastRenderedPageBreak/>
        <w:drawing>
          <wp:inline distT="0" distB="0" distL="0" distR="0" wp14:anchorId="13BE0878" wp14:editId="7C57A2AE">
            <wp:extent cx="3843616" cy="3572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313" cy="357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E27" w:rsidRDefault="00CF4E27" w:rsidP="00CF4E27">
      <w:pPr>
        <w:rPr>
          <w:b/>
          <w:color w:val="4F81BD" w:themeColor="accent1"/>
          <w:sz w:val="18"/>
        </w:rPr>
      </w:pPr>
      <w:r w:rsidRPr="00CF4E27">
        <w:rPr>
          <w:b/>
          <w:color w:val="4F81BD" w:themeColor="accent1"/>
          <w:sz w:val="18"/>
        </w:rPr>
        <w:t xml:space="preserve">Figura 2: </w:t>
      </w:r>
      <w:r w:rsidR="009269A2">
        <w:rPr>
          <w:b/>
          <w:color w:val="4F81BD" w:themeColor="accent1"/>
          <w:sz w:val="18"/>
        </w:rPr>
        <w:t>Diagrama</w:t>
      </w:r>
      <w:r w:rsidRPr="00CF4E27">
        <w:rPr>
          <w:b/>
          <w:color w:val="4F81BD" w:themeColor="accent1"/>
          <w:sz w:val="18"/>
        </w:rPr>
        <w:t xml:space="preserve"> de casos de uso, os casos de uso relacionado ao administrador do </w:t>
      </w:r>
      <w:r w:rsidR="00E515B6">
        <w:rPr>
          <w:b/>
          <w:color w:val="4F81BD" w:themeColor="accent1"/>
          <w:sz w:val="18"/>
        </w:rPr>
        <w:t>sistema</w:t>
      </w:r>
      <w:r w:rsidRPr="00CF4E27">
        <w:rPr>
          <w:b/>
          <w:color w:val="4F81BD" w:themeColor="accent1"/>
          <w:sz w:val="18"/>
        </w:rPr>
        <w:t>.</w:t>
      </w:r>
    </w:p>
    <w:p w:rsidR="00D8169B" w:rsidRDefault="00D8169B" w:rsidP="00CF4E27">
      <w:pPr>
        <w:rPr>
          <w:b/>
          <w:color w:val="4F81BD" w:themeColor="accent1"/>
          <w:sz w:val="18"/>
        </w:rPr>
      </w:pPr>
      <w:r>
        <w:rPr>
          <w:b/>
          <w:noProof/>
          <w:color w:val="4F81BD" w:themeColor="accent1"/>
          <w:sz w:val="18"/>
        </w:rPr>
        <w:drawing>
          <wp:inline distT="0" distB="0" distL="0" distR="0">
            <wp:extent cx="4817382" cy="410886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10" cy="411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69B" w:rsidRDefault="00D8169B" w:rsidP="00CF4E27">
      <w:pPr>
        <w:rPr>
          <w:b/>
          <w:color w:val="4F81BD" w:themeColor="accent1"/>
          <w:sz w:val="18"/>
        </w:rPr>
      </w:pPr>
      <w:r>
        <w:rPr>
          <w:b/>
          <w:color w:val="4F81BD" w:themeColor="accent1"/>
          <w:sz w:val="18"/>
        </w:rPr>
        <w:t>Figura 3: Diagrama de casos de uso, os casos de uso relacionado ao visitante do sistema web.</w:t>
      </w:r>
    </w:p>
    <w:p w:rsidR="00D8169B" w:rsidRDefault="00D8169B" w:rsidP="00CF4E27">
      <w:pPr>
        <w:rPr>
          <w:b/>
          <w:color w:val="4F81BD" w:themeColor="accent1"/>
          <w:sz w:val="18"/>
        </w:rPr>
      </w:pPr>
      <w:r>
        <w:rPr>
          <w:b/>
          <w:noProof/>
          <w:color w:val="4F81BD" w:themeColor="accent1"/>
          <w:sz w:val="18"/>
        </w:rPr>
        <w:lastRenderedPageBreak/>
        <w:drawing>
          <wp:inline distT="0" distB="0" distL="0" distR="0">
            <wp:extent cx="5581650" cy="5023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69B" w:rsidRPr="00CF4E27" w:rsidRDefault="00D8169B" w:rsidP="00CF4E27">
      <w:pPr>
        <w:rPr>
          <w:b/>
          <w:color w:val="4F81BD" w:themeColor="accent1"/>
          <w:sz w:val="18"/>
        </w:rPr>
      </w:pPr>
      <w:r>
        <w:rPr>
          <w:b/>
          <w:color w:val="4F81BD" w:themeColor="accent1"/>
          <w:sz w:val="18"/>
        </w:rPr>
        <w:t>Figura 4: Diagrama de casos de uso, os casos de uso relacionado ao gerenciador de conteúdo do sistema.</w:t>
      </w:r>
    </w:p>
    <w:p w:rsidR="002E5D25" w:rsidRDefault="002C7127" w:rsidP="002C7127">
      <w:pPr>
        <w:ind w:firstLine="0"/>
        <w:rPr>
          <w:rFonts w:ascii="Arial" w:hAnsi="Arial" w:cs="Arial"/>
          <w:b/>
          <w:bCs/>
          <w:iCs/>
          <w:sz w:val="28"/>
          <w:szCs w:val="28"/>
        </w:rPr>
      </w:pPr>
      <w:r w:rsidRPr="002C7127">
        <w:rPr>
          <w:rFonts w:ascii="Arial" w:hAnsi="Arial" w:cs="Arial"/>
          <w:b/>
          <w:bCs/>
          <w:iCs/>
          <w:sz w:val="28"/>
          <w:szCs w:val="28"/>
        </w:rPr>
        <w:t xml:space="preserve">2.3.2 </w:t>
      </w:r>
      <w:r w:rsidR="00735847" w:rsidRPr="002C7127">
        <w:rPr>
          <w:rFonts w:ascii="Arial" w:hAnsi="Arial" w:cs="Arial"/>
          <w:b/>
          <w:bCs/>
          <w:iCs/>
          <w:sz w:val="28"/>
          <w:szCs w:val="28"/>
        </w:rPr>
        <w:t>Desenvolvimento e codificação</w:t>
      </w:r>
    </w:p>
    <w:p w:rsidR="0097707E" w:rsidRDefault="0097707E" w:rsidP="0097707E">
      <w:pPr>
        <w:pStyle w:val="Ttulo4"/>
      </w:pPr>
      <w:r>
        <w:t>2.3.2.1 Protótipos</w:t>
      </w:r>
      <w:r w:rsidR="00D8460E">
        <w:t xml:space="preserve"> e primeira versão</w:t>
      </w:r>
    </w:p>
    <w:p w:rsidR="00D8169B" w:rsidRDefault="00E628A3" w:rsidP="00E628A3">
      <w:r>
        <w:t xml:space="preserve">Como o estagiário não tinha muito envolvimento com técnicas de desenvolvimento web, decidiu-se inicialmente criar um protótipo inicial em HTML </w:t>
      </w:r>
      <w:r w:rsidR="00D8169B">
        <w:t>a fim de</w:t>
      </w:r>
      <w:r w:rsidR="00BC1597">
        <w:t xml:space="preserve"> aprender mais sobre a linguagem de marcação, e aprofundar-se mais em CSS juntamente, gerando o primeiro protótipo do </w:t>
      </w:r>
      <w:r w:rsidR="00E515B6">
        <w:t>sistema</w:t>
      </w:r>
      <w:r w:rsidR="00CA59DB">
        <w:t>, exibida na figura 5.</w:t>
      </w:r>
    </w:p>
    <w:p w:rsidR="00E628A3" w:rsidRPr="00E628A3" w:rsidRDefault="00D8169B" w:rsidP="00E628A3">
      <w:r>
        <w:t>P</w:t>
      </w:r>
      <w:r w:rsidR="00BC1597">
        <w:t xml:space="preserve">rocurando capturar todas as características de um </w:t>
      </w:r>
      <w:r w:rsidR="00E515B6">
        <w:t xml:space="preserve">sistema </w:t>
      </w:r>
      <w:r w:rsidR="00BC1597">
        <w:t>web, procurando exibir componentes como caixa de busca, localização do logo,</w:t>
      </w:r>
      <w:r>
        <w:t xml:space="preserve"> </w:t>
      </w:r>
      <w:r w:rsidR="00BC1597">
        <w:t>menu de administração, conteúdo, menu para o usuário, procurando também atender os requisitos de navegação do sistema.</w:t>
      </w:r>
    </w:p>
    <w:p w:rsidR="00BC1597" w:rsidRDefault="00BC1597" w:rsidP="00BC1597">
      <w:pPr>
        <w:pStyle w:val="Ttulo4"/>
        <w:ind w:firstLine="0"/>
        <w:jc w:val="center"/>
        <w:rPr>
          <w:i w:val="0"/>
          <w:sz w:val="18"/>
        </w:rPr>
      </w:pPr>
      <w:r>
        <w:rPr>
          <w:noProof/>
        </w:rPr>
        <w:lastRenderedPageBreak/>
        <w:drawing>
          <wp:inline distT="0" distB="0" distL="0" distR="0" wp14:anchorId="4908EB2A" wp14:editId="76329122">
            <wp:extent cx="5580380" cy="239366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97" w:rsidRDefault="00D8169B" w:rsidP="00BC1597">
      <w:pPr>
        <w:pStyle w:val="Ttulo4"/>
        <w:ind w:firstLine="0"/>
        <w:jc w:val="center"/>
        <w:rPr>
          <w:i w:val="0"/>
          <w:sz w:val="18"/>
        </w:rPr>
      </w:pPr>
      <w:r>
        <w:rPr>
          <w:i w:val="0"/>
          <w:sz w:val="18"/>
        </w:rPr>
        <w:t>Figura 5</w:t>
      </w:r>
      <w:r w:rsidR="00BC1597" w:rsidRPr="00BC1597">
        <w:rPr>
          <w:i w:val="0"/>
          <w:sz w:val="18"/>
        </w:rPr>
        <w:t xml:space="preserve">: </w:t>
      </w:r>
      <w:r w:rsidR="009269A2">
        <w:rPr>
          <w:i w:val="0"/>
          <w:sz w:val="18"/>
        </w:rPr>
        <w:t>Primeiro</w:t>
      </w:r>
      <w:r w:rsidR="00BC1597" w:rsidRPr="00BC1597">
        <w:rPr>
          <w:i w:val="0"/>
          <w:sz w:val="18"/>
        </w:rPr>
        <w:t xml:space="preserve"> protótipo do </w:t>
      </w:r>
      <w:r w:rsidR="009269A2">
        <w:rPr>
          <w:i w:val="0"/>
          <w:sz w:val="18"/>
        </w:rPr>
        <w:t>sistema</w:t>
      </w:r>
    </w:p>
    <w:p w:rsidR="00FC36CD" w:rsidRPr="00D8460E" w:rsidRDefault="003A09E1" w:rsidP="00FC36CD">
      <w:r>
        <w:t xml:space="preserve">A partir do esqueleto criado deu-se </w:t>
      </w:r>
      <w:r w:rsidR="00C60906">
        <w:t>início</w:t>
      </w:r>
      <w:r>
        <w:t xml:space="preserve"> </w:t>
      </w:r>
      <w:r w:rsidR="00D8169B">
        <w:t>a</w:t>
      </w:r>
      <w:r w:rsidR="00D8460E">
        <w:t xml:space="preserve">o desenvolvimento da primeira versão, </w:t>
      </w:r>
      <w:r w:rsidR="00CA59DB">
        <w:t xml:space="preserve">em que </w:t>
      </w:r>
      <w:r w:rsidR="00D8460E">
        <w:t>foram criados mais protótipos</w:t>
      </w:r>
      <w:r>
        <w:t xml:space="preserve"> e foram</w:t>
      </w:r>
      <w:r w:rsidR="00CA59DB">
        <w:t xml:space="preserve"> </w:t>
      </w:r>
      <w:r>
        <w:t>sendo aprimorados</w:t>
      </w:r>
      <w:r w:rsidR="00D8460E">
        <w:t xml:space="preserve">, até chegar ao final da primeira versão, que atendia aos requisitos do visitante ao </w:t>
      </w:r>
      <w:r w:rsidR="00E515B6">
        <w:t>sistema</w:t>
      </w:r>
      <w:r w:rsidR="00D8460E">
        <w:t>, e comunicações externas.</w:t>
      </w:r>
    </w:p>
    <w:p w:rsidR="0097707E" w:rsidRDefault="00E628A3" w:rsidP="0097707E">
      <w:pPr>
        <w:pStyle w:val="Ttulo4"/>
      </w:pPr>
      <w:r>
        <w:t xml:space="preserve"> </w:t>
      </w:r>
      <w:r w:rsidR="0097707E">
        <w:t>2.3.2.2 Comunicação com serviços externos</w:t>
      </w:r>
    </w:p>
    <w:p w:rsidR="00A305B7" w:rsidRPr="006316ED" w:rsidRDefault="00D8460E" w:rsidP="006316ED">
      <w:pPr>
        <w:rPr>
          <w:bCs/>
          <w:color w:val="000000" w:themeColor="text1"/>
          <w:szCs w:val="24"/>
          <w:shd w:val="clear" w:color="auto" w:fill="FFFFFF"/>
        </w:rPr>
      </w:pPr>
      <w:r>
        <w:t xml:space="preserve">Para o desenvolvimento das interfaces de comunicação externa, foi estudado o protocolo </w:t>
      </w:r>
      <w:r w:rsidRPr="00620DDF">
        <w:rPr>
          <w:szCs w:val="24"/>
        </w:rPr>
        <w:t xml:space="preserve">de </w:t>
      </w:r>
      <w:r w:rsidR="00A305B7">
        <w:rPr>
          <w:szCs w:val="24"/>
        </w:rPr>
        <w:t xml:space="preserve">troca de mensagens para </w:t>
      </w:r>
      <w:r w:rsidRPr="00620DDF">
        <w:rPr>
          <w:szCs w:val="24"/>
        </w:rPr>
        <w:t xml:space="preserve">serviços web </w:t>
      </w:r>
      <w:r w:rsidRPr="00C60906">
        <w:rPr>
          <w:szCs w:val="24"/>
        </w:rPr>
        <w:t>SOAP</w:t>
      </w:r>
      <w:r w:rsidR="00C60906">
        <w:rPr>
          <w:rStyle w:val="Refdenotaderodap"/>
          <w:bCs/>
          <w:color w:val="000000" w:themeColor="text1"/>
          <w:szCs w:val="24"/>
          <w:shd w:val="clear" w:color="auto" w:fill="FFFFFF"/>
        </w:rPr>
        <w:footnoteReference w:id="16"/>
      </w:r>
      <w:r w:rsidR="00620DDF" w:rsidRPr="00C60906">
        <w:rPr>
          <w:bCs/>
          <w:color w:val="000000" w:themeColor="text1"/>
          <w:szCs w:val="24"/>
          <w:shd w:val="clear" w:color="auto" w:fill="FFFFFF"/>
        </w:rPr>
        <w:t xml:space="preserve">. Os serviços web que utilizam o protocolo SOAP possuem um </w:t>
      </w:r>
      <w:r w:rsidR="00A305B7" w:rsidRPr="00C60906">
        <w:rPr>
          <w:bCs/>
          <w:color w:val="000000" w:themeColor="text1"/>
          <w:szCs w:val="24"/>
          <w:shd w:val="clear" w:color="auto" w:fill="FFFFFF"/>
        </w:rPr>
        <w:t>WSDL</w:t>
      </w:r>
      <w:r w:rsidR="00C60906">
        <w:rPr>
          <w:rStyle w:val="Refdenotaderodap"/>
          <w:bCs/>
          <w:color w:val="000000" w:themeColor="text1"/>
          <w:szCs w:val="24"/>
          <w:shd w:val="clear" w:color="auto" w:fill="FFFFFF"/>
        </w:rPr>
        <w:footnoteReference w:id="17"/>
      </w:r>
      <w:r w:rsidR="00C60906">
        <w:rPr>
          <w:bCs/>
          <w:color w:val="000000" w:themeColor="text1"/>
          <w:szCs w:val="24"/>
          <w:shd w:val="clear" w:color="auto" w:fill="FFFFFF"/>
        </w:rPr>
        <w:t xml:space="preserve">. </w:t>
      </w:r>
      <w:r w:rsidR="00620DDF" w:rsidRPr="00C60906">
        <w:rPr>
          <w:bCs/>
          <w:color w:val="000000" w:themeColor="text1"/>
          <w:szCs w:val="24"/>
          <w:shd w:val="clear" w:color="auto" w:fill="FFFFFF"/>
        </w:rPr>
        <w:t xml:space="preserve">Assim para a </w:t>
      </w:r>
      <w:r w:rsidR="006316ED">
        <w:rPr>
          <w:bCs/>
          <w:color w:val="000000" w:themeColor="text1"/>
          <w:szCs w:val="24"/>
          <w:shd w:val="clear" w:color="auto" w:fill="FFFFFF"/>
        </w:rPr>
        <w:t>utilização</w:t>
      </w:r>
      <w:r w:rsidR="00620DDF" w:rsidRPr="00C60906">
        <w:rPr>
          <w:bCs/>
          <w:color w:val="000000" w:themeColor="text1"/>
          <w:szCs w:val="24"/>
          <w:shd w:val="clear" w:color="auto" w:fill="FFFFFF"/>
        </w:rPr>
        <w:t xml:space="preserve"> dos serviços utilizados no </w:t>
      </w:r>
      <w:r w:rsidR="00E515B6">
        <w:t>sistema</w:t>
      </w:r>
      <w:r w:rsidR="00620DDF" w:rsidRPr="00C60906">
        <w:rPr>
          <w:bCs/>
          <w:color w:val="000000" w:themeColor="text1"/>
          <w:szCs w:val="24"/>
          <w:shd w:val="clear" w:color="auto" w:fill="FFFFFF"/>
        </w:rPr>
        <w:t xml:space="preserve">, foi utilizada uma ferramenta da IDE </w:t>
      </w:r>
      <w:r w:rsidR="006316ED">
        <w:rPr>
          <w:bCs/>
          <w:color w:val="000000" w:themeColor="text1"/>
          <w:szCs w:val="24"/>
          <w:shd w:val="clear" w:color="auto" w:fill="FFFFFF"/>
        </w:rPr>
        <w:t>Eclipse, para geração de código na linguagem java para utilização do serviço,</w:t>
      </w:r>
      <w:r w:rsidR="00620DDF" w:rsidRPr="00C60906">
        <w:rPr>
          <w:bCs/>
          <w:color w:val="000000" w:themeColor="text1"/>
          <w:szCs w:val="24"/>
          <w:shd w:val="clear" w:color="auto" w:fill="FFFFFF"/>
        </w:rPr>
        <w:t xml:space="preserve"> através do WSDL dos dois serviços do </w:t>
      </w:r>
      <w:r w:rsidR="00E515B6">
        <w:t xml:space="preserve">sistema </w:t>
      </w:r>
      <w:r w:rsidR="00974DA9" w:rsidRPr="00C60906">
        <w:rPr>
          <w:bCs/>
          <w:color w:val="000000" w:themeColor="text1"/>
          <w:szCs w:val="24"/>
          <w:shd w:val="clear" w:color="auto" w:fill="FFFFFF"/>
        </w:rPr>
        <w:t>(</w:t>
      </w:r>
      <w:r w:rsidR="00620DDF" w:rsidRPr="00C60906">
        <w:rPr>
          <w:bCs/>
          <w:color w:val="000000" w:themeColor="text1"/>
          <w:szCs w:val="24"/>
          <w:shd w:val="clear" w:color="auto" w:fill="FFFFFF"/>
        </w:rPr>
        <w:t>Memória Virtual e Wordpress)</w:t>
      </w:r>
      <w:r w:rsidR="00A305B7" w:rsidRPr="00C60906">
        <w:rPr>
          <w:bCs/>
          <w:color w:val="000000" w:themeColor="text1"/>
          <w:szCs w:val="24"/>
          <w:shd w:val="clear" w:color="auto" w:fill="FFFFFF"/>
        </w:rPr>
        <w:t>, já que ambos utilizam o proto</w:t>
      </w:r>
      <w:r w:rsidR="00974DA9" w:rsidRPr="00C60906">
        <w:rPr>
          <w:bCs/>
          <w:color w:val="000000" w:themeColor="text1"/>
          <w:szCs w:val="24"/>
          <w:shd w:val="clear" w:color="auto" w:fill="FFFFFF"/>
        </w:rPr>
        <w:t xml:space="preserve">colo de troca de mensagens SOAP, ficando </w:t>
      </w:r>
      <w:r w:rsidR="006316ED">
        <w:rPr>
          <w:bCs/>
          <w:color w:val="000000" w:themeColor="text1"/>
          <w:szCs w:val="24"/>
          <w:shd w:val="clear" w:color="auto" w:fill="FFFFFF"/>
        </w:rPr>
        <w:t xml:space="preserve">esse código gerado pela ferramenta acoplado na camada de modelo do </w:t>
      </w:r>
      <w:r w:rsidR="00E515B6">
        <w:t>sistema</w:t>
      </w:r>
      <w:r w:rsidR="006316ED">
        <w:rPr>
          <w:bCs/>
          <w:color w:val="000000" w:themeColor="text1"/>
          <w:szCs w:val="24"/>
          <w:shd w:val="clear" w:color="auto" w:fill="FFFFFF"/>
        </w:rPr>
        <w:t>.</w:t>
      </w:r>
    </w:p>
    <w:p w:rsidR="00974DA9" w:rsidRDefault="00974DA9" w:rsidP="00974DA9">
      <w:pPr>
        <w:pStyle w:val="Ttulo4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0CF6AE41" wp14:editId="6E87B27A">
            <wp:extent cx="2450973" cy="25620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192" cy="256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A9" w:rsidRPr="00974DA9" w:rsidRDefault="00974DA9" w:rsidP="00974DA9">
      <w:pPr>
        <w:jc w:val="center"/>
        <w:rPr>
          <w:b/>
          <w:color w:val="4F81BD" w:themeColor="accent1"/>
          <w:sz w:val="18"/>
        </w:rPr>
      </w:pPr>
      <w:r w:rsidRPr="00974DA9">
        <w:rPr>
          <w:b/>
          <w:color w:val="4F81BD" w:themeColor="accent1"/>
          <w:sz w:val="18"/>
        </w:rPr>
        <w:t xml:space="preserve">Figura </w:t>
      </w:r>
      <w:r w:rsidR="00D8169B">
        <w:rPr>
          <w:b/>
          <w:color w:val="4F81BD" w:themeColor="accent1"/>
          <w:sz w:val="18"/>
        </w:rPr>
        <w:t>6</w:t>
      </w:r>
      <w:r w:rsidRPr="00974DA9">
        <w:rPr>
          <w:b/>
          <w:color w:val="4F81BD" w:themeColor="accent1"/>
          <w:sz w:val="18"/>
        </w:rPr>
        <w:t>: código fonte gerado a partir do arquivo WSDL para comunicação com serviço Web</w:t>
      </w:r>
    </w:p>
    <w:p w:rsidR="0097707E" w:rsidRDefault="0097707E" w:rsidP="00A305B7">
      <w:pPr>
        <w:pStyle w:val="Ttulo4"/>
        <w:ind w:firstLine="708"/>
      </w:pPr>
      <w:r>
        <w:t xml:space="preserve">2.3.2.4 </w:t>
      </w:r>
      <w:r w:rsidR="00D269D3">
        <w:t>S</w:t>
      </w:r>
      <w:r>
        <w:t xml:space="preserve">egunda versão do </w:t>
      </w:r>
      <w:r w:rsidR="00E515B6">
        <w:t>sistema</w:t>
      </w:r>
      <w:r w:rsidR="00D269D3">
        <w:t xml:space="preserve"> e limitações</w:t>
      </w:r>
    </w:p>
    <w:p w:rsidR="00D64C98" w:rsidRDefault="00D269D3" w:rsidP="00D269D3">
      <w:r>
        <w:t xml:space="preserve">Com a entrega da primeira versão do </w:t>
      </w:r>
      <w:r w:rsidR="00E515B6">
        <w:t>sistema</w:t>
      </w:r>
      <w:r>
        <w:t xml:space="preserve">, com quase todas as funcionalidades dos visitantes já codificadas, surgiu uma limitação </w:t>
      </w:r>
      <w:r w:rsidR="001C289B">
        <w:t>perante o</w:t>
      </w:r>
      <w:r>
        <w:t xml:space="preserve"> Memória Virtual, que impedia a catalogação de inúmeros itens no acervo do Museu, pois a busca que era realizada no sistema externo era uma busca geral, no qual </w:t>
      </w:r>
      <w:r w:rsidR="001C289B">
        <w:t>eram</w:t>
      </w:r>
      <w:r>
        <w:t xml:space="preserve"> retornado</w:t>
      </w:r>
      <w:r w:rsidR="00CA59DB">
        <w:t>s</w:t>
      </w:r>
      <w:r>
        <w:t xml:space="preserve"> todos os resultados da busca em uma resposta </w:t>
      </w:r>
      <w:r w:rsidR="001C289B">
        <w:t>SOAP (</w:t>
      </w:r>
      <w:r w:rsidR="00CA59DB">
        <w:t>em formato XML). I</w:t>
      </w:r>
      <w:r>
        <w:t>sto gerava uma</w:t>
      </w:r>
      <w:r w:rsidR="00C60906">
        <w:t xml:space="preserve"> sobrecarga de dados e até </w:t>
      </w:r>
      <w:r w:rsidR="00CA59DB">
        <w:t>indisponibilidade no serviço</w:t>
      </w:r>
      <w:r>
        <w:t xml:space="preserve"> algumas vezes</w:t>
      </w:r>
      <w:r w:rsidR="001C289B">
        <w:t>, pois</w:t>
      </w:r>
      <w:r>
        <w:t xml:space="preserve"> o serviço ficava indisponível com ta</w:t>
      </w:r>
      <w:r w:rsidR="009269A2">
        <w:t>manha carga sendo requisitada. A</w:t>
      </w:r>
      <w:r>
        <w:t xml:space="preserve">ssim </w:t>
      </w:r>
      <w:r w:rsidR="00D64C98">
        <w:t>necessitando</w:t>
      </w:r>
      <w:r>
        <w:t xml:space="preserve"> desta e outras funcionalidades, o estagiário foi </w:t>
      </w:r>
      <w:r w:rsidR="00D64C98">
        <w:t>requisitado</w:t>
      </w:r>
      <w:r>
        <w:t xml:space="preserve"> para auxiliar o grupo de pesquisa </w:t>
      </w:r>
      <w:r w:rsidR="001C289B">
        <w:t>a fim de</w:t>
      </w:r>
      <w:r>
        <w:t xml:space="preserve"> </w:t>
      </w:r>
      <w:r w:rsidR="001C289B">
        <w:t>programar</w:t>
      </w:r>
      <w:r>
        <w:t xml:space="preserve"> essas e outras funcionalidades do sistema memória virtual, descrita </w:t>
      </w:r>
      <w:r w:rsidR="00D64C98">
        <w:t>na seção seguinte.</w:t>
      </w:r>
    </w:p>
    <w:p w:rsidR="00D64C98" w:rsidRDefault="00CA59DB" w:rsidP="00D64C98">
      <w:r>
        <w:t>Simultaneamente</w:t>
      </w:r>
      <w:r w:rsidR="009269A2">
        <w:t xml:space="preserve"> a esse </w:t>
      </w:r>
      <w:r w:rsidR="00D64C98">
        <w:t>processo</w:t>
      </w:r>
      <w:r w:rsidR="009269A2">
        <w:t>, foi desenvolvida</w:t>
      </w:r>
      <w:r w:rsidR="00D64C98">
        <w:t xml:space="preserve"> a segunda versão</w:t>
      </w:r>
      <w:r>
        <w:t xml:space="preserve"> (figura 7)</w:t>
      </w:r>
      <w:r w:rsidR="00D64C98">
        <w:t xml:space="preserve"> do sistema que teria uma interface renovada, utilizando o framework de </w:t>
      </w:r>
      <w:r w:rsidR="001C289B">
        <w:rPr>
          <w:i/>
        </w:rPr>
        <w:t>front-end</w:t>
      </w:r>
      <w:r w:rsidR="00D64C98">
        <w:t xml:space="preserve"> web</w:t>
      </w:r>
      <w:r>
        <w:t xml:space="preserve"> BootStrap</w:t>
      </w:r>
      <w:r w:rsidR="00D64C98">
        <w:t xml:space="preserve">, que auxilia na criação de interfaces utilizando da linguagem estilizada CSS juntamente com HTML e JavaScript, para criação de interfaces </w:t>
      </w:r>
      <w:r>
        <w:t>responsivas</w:t>
      </w:r>
      <w:r w:rsidR="00D64C98">
        <w:t xml:space="preserve"> e que atendem dispositivos de vários tamanhos, assim atendendo requisitos de compatibilidade com múltiplos navegadores e plataformas. </w:t>
      </w:r>
      <w:r w:rsidR="009269A2">
        <w:t>Assim, restou</w:t>
      </w:r>
      <w:r w:rsidR="00D64C98">
        <w:t xml:space="preserve"> apenas a interface de administrador a ser </w:t>
      </w:r>
      <w:r w:rsidR="009269A2">
        <w:t>desenvolvida</w:t>
      </w:r>
      <w:r w:rsidR="00D64C98">
        <w:t>.</w:t>
      </w:r>
    </w:p>
    <w:p w:rsidR="00D64C98" w:rsidRPr="00D64C98" w:rsidRDefault="00D64C98" w:rsidP="00D64C98">
      <w:pPr>
        <w:ind w:firstLine="0"/>
        <w:jc w:val="center"/>
        <w:rPr>
          <w:b/>
          <w:color w:val="4F81BD" w:themeColor="accent1"/>
          <w:sz w:val="18"/>
        </w:rPr>
      </w:pPr>
      <w:r>
        <w:rPr>
          <w:noProof/>
        </w:rPr>
        <w:lastRenderedPageBreak/>
        <w:drawing>
          <wp:inline distT="0" distB="0" distL="0" distR="0" wp14:anchorId="66D6DB5E" wp14:editId="5BAA9876">
            <wp:extent cx="5572760" cy="28035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4C98">
        <w:rPr>
          <w:b/>
          <w:color w:val="4F81BD" w:themeColor="accent1"/>
          <w:sz w:val="18"/>
        </w:rPr>
        <w:t xml:space="preserve">Figura </w:t>
      </w:r>
      <w:r w:rsidR="00D8169B">
        <w:rPr>
          <w:b/>
          <w:color w:val="4F81BD" w:themeColor="accent1"/>
          <w:sz w:val="18"/>
        </w:rPr>
        <w:t>7</w:t>
      </w:r>
      <w:r w:rsidRPr="00D64C98">
        <w:rPr>
          <w:b/>
          <w:color w:val="4F81BD" w:themeColor="accent1"/>
          <w:sz w:val="18"/>
        </w:rPr>
        <w:t xml:space="preserve">: Interface da Versão 2 do </w:t>
      </w:r>
      <w:r w:rsidR="00E515B6">
        <w:rPr>
          <w:b/>
          <w:color w:val="4F81BD" w:themeColor="accent1"/>
          <w:sz w:val="18"/>
        </w:rPr>
        <w:t>sistema</w:t>
      </w:r>
      <w:r w:rsidRPr="00D64C98">
        <w:rPr>
          <w:b/>
          <w:color w:val="4F81BD" w:themeColor="accent1"/>
          <w:sz w:val="18"/>
        </w:rPr>
        <w:t xml:space="preserve"> do Museu para os visitantes.</w:t>
      </w:r>
    </w:p>
    <w:p w:rsidR="002A1D96" w:rsidRDefault="002A1D96" w:rsidP="00A305B7">
      <w:pPr>
        <w:pStyle w:val="Ttulo4"/>
        <w:ind w:firstLine="708"/>
      </w:pPr>
      <w:r>
        <w:t>2.3.2.5 Desenvolvimento Interface</w:t>
      </w:r>
      <w:r w:rsidR="00234DAC">
        <w:t xml:space="preserve"> de</w:t>
      </w:r>
      <w:r>
        <w:t xml:space="preserve"> </w:t>
      </w:r>
      <w:r w:rsidR="00234DAC">
        <w:t>administração</w:t>
      </w:r>
    </w:p>
    <w:p w:rsidR="00234DAC" w:rsidRDefault="00234DAC" w:rsidP="00234DAC">
      <w:r>
        <w:t>Para o desenvolvimento da interface de administração, seria levado em conta seis casos de uso</w:t>
      </w:r>
      <w:r w:rsidR="009269A2">
        <w:t xml:space="preserve"> que</w:t>
      </w:r>
      <w:r w:rsidR="00CA59DB">
        <w:t xml:space="preserve">, embora sejam poucos, são cruciais para o funcionamento, </w:t>
      </w:r>
      <w:r>
        <w:t>personal</w:t>
      </w:r>
      <w:r w:rsidR="009269A2">
        <w:t xml:space="preserve">ização e configuração do </w:t>
      </w:r>
      <w:r w:rsidR="00E515B6">
        <w:t>sistema</w:t>
      </w:r>
      <w:r w:rsidR="009269A2">
        <w:t>. P</w:t>
      </w:r>
      <w:r>
        <w:t xml:space="preserve">ara a interface de administração, foi preciso criar um modelo de </w:t>
      </w:r>
      <w:r w:rsidR="00157B5F">
        <w:t>domínio</w:t>
      </w:r>
      <w:r>
        <w:t xml:space="preserve"> para suportar as configurações do </w:t>
      </w:r>
      <w:r w:rsidR="00E515B6">
        <w:t>sistema</w:t>
      </w:r>
      <w:r w:rsidR="00CA59DB">
        <w:t xml:space="preserve"> (figura</w:t>
      </w:r>
      <w:r w:rsidR="005E1AE2">
        <w:t>s</w:t>
      </w:r>
      <w:r w:rsidR="00CA59DB">
        <w:t xml:space="preserve"> 8</w:t>
      </w:r>
      <w:r w:rsidR="005E1AE2">
        <w:t xml:space="preserve"> e 9</w:t>
      </w:r>
      <w:r w:rsidR="00CA59DB">
        <w:t>).</w:t>
      </w:r>
    </w:p>
    <w:p w:rsidR="00FC36CD" w:rsidRDefault="00FC36CD" w:rsidP="00FC36CD">
      <w:pPr>
        <w:ind w:firstLine="0"/>
      </w:pPr>
      <w:r>
        <w:rPr>
          <w:noProof/>
        </w:rPr>
        <w:drawing>
          <wp:inline distT="0" distB="0" distL="0" distR="0" wp14:anchorId="3AA7D59D" wp14:editId="53BAAD58">
            <wp:extent cx="5581015" cy="33813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6CD" w:rsidRDefault="00FC36CD" w:rsidP="00FC36CD">
      <w:pPr>
        <w:ind w:firstLine="0"/>
        <w:jc w:val="center"/>
        <w:rPr>
          <w:b/>
          <w:color w:val="4F81BD" w:themeColor="accent1"/>
          <w:sz w:val="18"/>
        </w:rPr>
      </w:pPr>
      <w:r w:rsidRPr="00FC36CD">
        <w:rPr>
          <w:b/>
          <w:color w:val="4F81BD" w:themeColor="accent1"/>
          <w:sz w:val="18"/>
        </w:rPr>
        <w:t xml:space="preserve">Figura </w:t>
      </w:r>
      <w:r w:rsidR="00D8169B">
        <w:rPr>
          <w:b/>
          <w:color w:val="4F81BD" w:themeColor="accent1"/>
          <w:sz w:val="18"/>
        </w:rPr>
        <w:t>8</w:t>
      </w:r>
      <w:r w:rsidR="005E1AE2">
        <w:rPr>
          <w:b/>
          <w:color w:val="4F81BD" w:themeColor="accent1"/>
          <w:sz w:val="18"/>
        </w:rPr>
        <w:t xml:space="preserve">: Modelo conceitual </w:t>
      </w:r>
      <w:r w:rsidRPr="00FC36CD">
        <w:rPr>
          <w:b/>
          <w:color w:val="4F81BD" w:themeColor="accent1"/>
          <w:sz w:val="18"/>
        </w:rPr>
        <w:t xml:space="preserve">do </w:t>
      </w:r>
      <w:r w:rsidR="00E515B6">
        <w:rPr>
          <w:b/>
          <w:color w:val="4F81BD" w:themeColor="accent1"/>
          <w:sz w:val="18"/>
        </w:rPr>
        <w:t>sistema</w:t>
      </w:r>
      <w:r w:rsidRPr="00FC36CD">
        <w:rPr>
          <w:b/>
          <w:color w:val="4F81BD" w:themeColor="accent1"/>
          <w:sz w:val="18"/>
        </w:rPr>
        <w:t>.</w:t>
      </w:r>
    </w:p>
    <w:p w:rsidR="005E1AE2" w:rsidRDefault="005E1AE2" w:rsidP="00912545">
      <w:pPr>
        <w:ind w:firstLine="0"/>
      </w:pPr>
      <w:r>
        <w:rPr>
          <w:noProof/>
        </w:rPr>
        <w:lastRenderedPageBreak/>
        <w:drawing>
          <wp:inline distT="0" distB="0" distL="0" distR="0">
            <wp:extent cx="5581650" cy="30518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AE2" w:rsidRPr="005E1AE2" w:rsidRDefault="005E1AE2" w:rsidP="005E1AE2">
      <w:pPr>
        <w:ind w:firstLine="0"/>
        <w:jc w:val="center"/>
        <w:rPr>
          <w:b/>
          <w:color w:val="548DD4" w:themeColor="text2" w:themeTint="99"/>
          <w:sz w:val="18"/>
        </w:rPr>
      </w:pPr>
      <w:r w:rsidRPr="005E1AE2">
        <w:rPr>
          <w:b/>
          <w:color w:val="548DD4" w:themeColor="text2" w:themeTint="99"/>
          <w:sz w:val="18"/>
        </w:rPr>
        <w:t>Figura 9: Modelo conceitual do sistema relacionado ao Memória Virtual.</w:t>
      </w:r>
    </w:p>
    <w:p w:rsidR="00FC36CD" w:rsidRDefault="005E1AE2" w:rsidP="005E1AE2">
      <w:pPr>
        <w:ind w:firstLine="708"/>
      </w:pPr>
      <w:r>
        <w:t xml:space="preserve">A partir do modelo conceitual </w:t>
      </w:r>
      <w:r w:rsidR="00FC36CD">
        <w:t xml:space="preserve">foram criadas as classes na linguagem java, utilizando-se das marcações da API JPA para </w:t>
      </w:r>
      <w:r w:rsidR="009718AC">
        <w:t>persistência</w:t>
      </w:r>
      <w:r w:rsidR="00FC36CD">
        <w:t xml:space="preserve"> dos dados na base de dados.</w:t>
      </w:r>
    </w:p>
    <w:p w:rsidR="00FC36CD" w:rsidRDefault="001C289B" w:rsidP="00FC36CD">
      <w:pPr>
        <w:ind w:firstLine="708"/>
      </w:pPr>
      <w:r>
        <w:t xml:space="preserve">A partir da criação da base de dados pelo framework de persistência de dados, foi programada a área de administração do </w:t>
      </w:r>
      <w:r w:rsidR="00E515B6">
        <w:t>sistema web</w:t>
      </w:r>
      <w:r>
        <w:t xml:space="preserve">, sendo uma interface de simples </w:t>
      </w:r>
      <w:r w:rsidR="00CA59DB">
        <w:t>acesso, e de fácil configuração</w:t>
      </w:r>
      <w:r w:rsidR="005E1AE2">
        <w:t>, mostrada a seguir na figura 10</w:t>
      </w:r>
      <w:r w:rsidR="00CA59DB">
        <w:t>.</w:t>
      </w:r>
    </w:p>
    <w:p w:rsidR="00FC36CD" w:rsidRDefault="00FC36CD" w:rsidP="00FC36CD">
      <w:pPr>
        <w:ind w:firstLine="0"/>
      </w:pPr>
      <w:r>
        <w:rPr>
          <w:noProof/>
        </w:rPr>
        <w:drawing>
          <wp:inline distT="0" distB="0" distL="0" distR="0" wp14:anchorId="3B98E37C" wp14:editId="735BCFB4">
            <wp:extent cx="5237018" cy="312929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623" cy="313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CD" w:rsidRDefault="00FC36CD" w:rsidP="00FC36CD">
      <w:pPr>
        <w:ind w:firstLine="708"/>
        <w:jc w:val="center"/>
        <w:rPr>
          <w:b/>
          <w:color w:val="4F81BD" w:themeColor="accent1"/>
          <w:sz w:val="18"/>
        </w:rPr>
      </w:pPr>
      <w:r w:rsidRPr="00FC36CD">
        <w:rPr>
          <w:b/>
          <w:color w:val="4F81BD" w:themeColor="accent1"/>
          <w:sz w:val="18"/>
        </w:rPr>
        <w:t xml:space="preserve">Figura </w:t>
      </w:r>
      <w:r w:rsidR="005E1AE2">
        <w:rPr>
          <w:b/>
          <w:color w:val="4F81BD" w:themeColor="accent1"/>
          <w:sz w:val="18"/>
        </w:rPr>
        <w:t>10</w:t>
      </w:r>
      <w:r w:rsidRPr="00FC36CD">
        <w:rPr>
          <w:b/>
          <w:color w:val="4F81BD" w:themeColor="accent1"/>
          <w:sz w:val="18"/>
        </w:rPr>
        <w:t xml:space="preserve">: Interface de Administração do </w:t>
      </w:r>
      <w:r w:rsidR="00E515B6">
        <w:rPr>
          <w:b/>
          <w:color w:val="4F81BD" w:themeColor="accent1"/>
          <w:sz w:val="18"/>
        </w:rPr>
        <w:t>sistema</w:t>
      </w:r>
    </w:p>
    <w:p w:rsidR="00FC36CD" w:rsidRDefault="00FC36CD" w:rsidP="00FC36CD">
      <w:pPr>
        <w:ind w:firstLine="708"/>
      </w:pPr>
      <w:r>
        <w:lastRenderedPageBreak/>
        <w:t xml:space="preserve">Para o desenvolvimento da funcionalidade de </w:t>
      </w:r>
      <w:r w:rsidR="000302F7">
        <w:t>log de conexões</w:t>
      </w:r>
      <w:r w:rsidR="00CA59DB">
        <w:t xml:space="preserve"> (exibido na figura 1</w:t>
      </w:r>
      <w:r w:rsidR="005E1AE2">
        <w:t>1</w:t>
      </w:r>
      <w:r w:rsidR="00CA59DB">
        <w:t>)</w:t>
      </w:r>
      <w:r w:rsidR="000302F7">
        <w:t xml:space="preserve"> foi utilizado um serviço externo chamado FreeGeoIP, um software livre, que possui uma instancia </w:t>
      </w:r>
      <w:r w:rsidR="005E1AE2">
        <w:t>executando</w:t>
      </w:r>
      <w:r w:rsidR="000302F7">
        <w:t xml:space="preserve"> de livre acesso ao limite d</w:t>
      </w:r>
      <w:r w:rsidR="005E1AE2">
        <w:t>e 100.000 requisições por hora. E</w:t>
      </w:r>
      <w:r w:rsidR="000302F7">
        <w:t xml:space="preserve">sse serviço ao receber como </w:t>
      </w:r>
      <w:r w:rsidR="009718AC">
        <w:t>parâmetro</w:t>
      </w:r>
      <w:r w:rsidR="000302F7">
        <w:t xml:space="preserve"> um endereço IP</w:t>
      </w:r>
      <w:r w:rsidR="005E1AE2">
        <w:t xml:space="preserve"> retorna</w:t>
      </w:r>
      <w:r w:rsidR="000302F7">
        <w:t xml:space="preserve"> um objeto no formato JSON </w:t>
      </w:r>
      <w:r w:rsidR="00E515B6">
        <w:rPr>
          <w:rStyle w:val="Refdenotaderodap"/>
        </w:rPr>
        <w:footnoteReference w:id="18"/>
      </w:r>
      <w:r w:rsidR="000302F7">
        <w:t xml:space="preserve">com informações sobre a localização do endereço IP, podendo ser armazenado na base de dados do museu e posteriormente ser feito um rastreio no perfil dos visitantes do </w:t>
      </w:r>
      <w:r w:rsidR="00E515B6">
        <w:t>sistema</w:t>
      </w:r>
      <w:r w:rsidR="000302F7">
        <w:t xml:space="preserve">, a </w:t>
      </w:r>
      <w:r w:rsidR="009718AC">
        <w:t>frequência</w:t>
      </w:r>
      <w:r w:rsidR="000302F7">
        <w:t xml:space="preserve"> de visitas por dia, entre outras informações.</w:t>
      </w:r>
    </w:p>
    <w:p w:rsidR="00F40F8B" w:rsidRDefault="001C289B" w:rsidP="00FC36CD">
      <w:pPr>
        <w:ind w:firstLine="708"/>
      </w:pPr>
      <w:r>
        <w:t>Juntamente com o desenvolvimento da interface de administração, foi iniciado o desenvolvimento da funcionalidade para atender múltiplos idiomas, não sendo apenas uma tradução em tempo real, possuindo todo um mapeamento das mensagens do sistema, podendo se</w:t>
      </w:r>
      <w:r w:rsidR="005E1AE2">
        <w:t>r portado para diversos idiomas. A</w:t>
      </w:r>
      <w:r>
        <w:t>tualmente</w:t>
      </w:r>
      <w:r w:rsidR="005E1AE2">
        <w:t xml:space="preserve"> há suporte para o</w:t>
      </w:r>
      <w:r>
        <w:t xml:space="preserve"> Português do</w:t>
      </w:r>
      <w:r w:rsidR="005E1AE2">
        <w:t xml:space="preserve"> Brasil e Inglês Americano. E</w:t>
      </w:r>
      <w:r w:rsidR="009269A2">
        <w:t>sta</w:t>
      </w:r>
      <w:r>
        <w:t xml:space="preserve"> funcionalidade é programada utilizando uma função do framework Java Server Faces, que detecta a requisição da linguagem do navegador e carregar o arquivo de mensagens da </w:t>
      </w:r>
      <w:r w:rsidR="00157B5F">
        <w:t>língua</w:t>
      </w:r>
      <w:r>
        <w:t xml:space="preserve"> requisitada.</w:t>
      </w:r>
    </w:p>
    <w:p w:rsidR="000302F7" w:rsidRDefault="000302F7" w:rsidP="000302F7">
      <w:pPr>
        <w:ind w:firstLine="0"/>
        <w:rPr>
          <w:b/>
          <w:color w:val="4F81BD" w:themeColor="accent1"/>
          <w:sz w:val="18"/>
        </w:rPr>
      </w:pPr>
      <w:r>
        <w:rPr>
          <w:noProof/>
        </w:rPr>
        <w:drawing>
          <wp:inline distT="0" distB="0" distL="0" distR="0" wp14:anchorId="243C2D6B" wp14:editId="33A7339E">
            <wp:extent cx="5580380" cy="289247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F7" w:rsidRPr="000302F7" w:rsidRDefault="00D8169B" w:rsidP="000302F7">
      <w:pPr>
        <w:ind w:firstLine="708"/>
        <w:jc w:val="center"/>
        <w:rPr>
          <w:b/>
          <w:color w:val="4F81BD" w:themeColor="accent1"/>
          <w:sz w:val="18"/>
          <w:u w:val="single"/>
        </w:rPr>
      </w:pPr>
      <w:r>
        <w:rPr>
          <w:b/>
          <w:color w:val="4F81BD" w:themeColor="accent1"/>
          <w:sz w:val="18"/>
        </w:rPr>
        <w:t xml:space="preserve">Figura </w:t>
      </w:r>
      <w:r w:rsidR="005E1AE2">
        <w:rPr>
          <w:b/>
          <w:color w:val="4F81BD" w:themeColor="accent1"/>
          <w:sz w:val="18"/>
        </w:rPr>
        <w:t>11</w:t>
      </w:r>
      <w:r w:rsidR="000302F7" w:rsidRPr="00FC36CD">
        <w:rPr>
          <w:b/>
          <w:color w:val="4F81BD" w:themeColor="accent1"/>
          <w:sz w:val="18"/>
        </w:rPr>
        <w:t xml:space="preserve">: </w:t>
      </w:r>
      <w:r w:rsidR="000302F7">
        <w:rPr>
          <w:b/>
          <w:color w:val="4F81BD" w:themeColor="accent1"/>
          <w:sz w:val="18"/>
        </w:rPr>
        <w:t xml:space="preserve">Log de conexões de visitantes ao </w:t>
      </w:r>
      <w:r w:rsidR="00E515B6">
        <w:rPr>
          <w:b/>
          <w:color w:val="4F81BD" w:themeColor="accent1"/>
          <w:sz w:val="18"/>
        </w:rPr>
        <w:t>sistema</w:t>
      </w:r>
    </w:p>
    <w:p w:rsidR="000302F7" w:rsidRPr="00FC36CD" w:rsidRDefault="000302F7" w:rsidP="000302F7">
      <w:pPr>
        <w:ind w:firstLine="0"/>
        <w:rPr>
          <w:b/>
          <w:color w:val="4F81BD" w:themeColor="accent1"/>
          <w:sz w:val="18"/>
        </w:rPr>
      </w:pPr>
    </w:p>
    <w:p w:rsidR="002E5D25" w:rsidRDefault="002C7127" w:rsidP="002C7127">
      <w:pPr>
        <w:ind w:firstLine="0"/>
        <w:rPr>
          <w:rFonts w:ascii="Arial" w:hAnsi="Arial" w:cs="Arial"/>
          <w:b/>
          <w:bCs/>
          <w:iCs/>
          <w:sz w:val="28"/>
          <w:szCs w:val="28"/>
        </w:rPr>
      </w:pPr>
      <w:r w:rsidRPr="0097707E">
        <w:rPr>
          <w:rFonts w:ascii="Arial" w:hAnsi="Arial" w:cs="Arial"/>
          <w:b/>
          <w:bCs/>
          <w:iCs/>
          <w:sz w:val="28"/>
          <w:szCs w:val="28"/>
        </w:rPr>
        <w:t xml:space="preserve">2.3.3 </w:t>
      </w:r>
      <w:r w:rsidR="00120BA1" w:rsidRPr="0097707E">
        <w:rPr>
          <w:rFonts w:ascii="Arial" w:hAnsi="Arial" w:cs="Arial"/>
          <w:b/>
          <w:bCs/>
          <w:iCs/>
          <w:sz w:val="28"/>
          <w:szCs w:val="28"/>
        </w:rPr>
        <w:t>Trabalho junto ao grupo memória virtual</w:t>
      </w:r>
    </w:p>
    <w:p w:rsidR="000302F7" w:rsidRDefault="000302F7" w:rsidP="002C7127">
      <w:pPr>
        <w:ind w:firstLine="0"/>
        <w:rPr>
          <w:bCs/>
          <w:iCs/>
          <w:szCs w:val="28"/>
        </w:rPr>
      </w:pPr>
      <w:r>
        <w:rPr>
          <w:rFonts w:ascii="Arial" w:hAnsi="Arial" w:cs="Arial"/>
          <w:b/>
          <w:bCs/>
          <w:iCs/>
          <w:sz w:val="28"/>
          <w:szCs w:val="28"/>
        </w:rPr>
        <w:lastRenderedPageBreak/>
        <w:tab/>
      </w:r>
      <w:r>
        <w:rPr>
          <w:bCs/>
          <w:iCs/>
          <w:szCs w:val="28"/>
        </w:rPr>
        <w:t xml:space="preserve">Como citado na </w:t>
      </w:r>
      <w:r w:rsidR="005E1AE2">
        <w:rPr>
          <w:bCs/>
          <w:iCs/>
          <w:szCs w:val="28"/>
        </w:rPr>
        <w:t>S</w:t>
      </w:r>
      <w:r w:rsidR="009269A2">
        <w:rPr>
          <w:bCs/>
          <w:iCs/>
          <w:szCs w:val="28"/>
        </w:rPr>
        <w:t>eção</w:t>
      </w:r>
      <w:r>
        <w:rPr>
          <w:bCs/>
          <w:iCs/>
          <w:szCs w:val="28"/>
        </w:rPr>
        <w:t xml:space="preserve"> 2.3.2.4</w:t>
      </w:r>
      <w:r w:rsidR="00267364">
        <w:rPr>
          <w:bCs/>
          <w:iCs/>
          <w:szCs w:val="28"/>
        </w:rPr>
        <w:t xml:space="preserve">, o serviço externo utilizado para o </w:t>
      </w:r>
      <w:r w:rsidR="00E515B6">
        <w:t xml:space="preserve">sistema </w:t>
      </w:r>
      <w:r w:rsidR="00267364">
        <w:rPr>
          <w:bCs/>
          <w:iCs/>
          <w:szCs w:val="28"/>
        </w:rPr>
        <w:t>para catalogação dos exempl</w:t>
      </w:r>
      <w:r w:rsidR="005E1AE2">
        <w:rPr>
          <w:bCs/>
          <w:iCs/>
          <w:szCs w:val="28"/>
        </w:rPr>
        <w:t>ares de fauna e flora</w:t>
      </w:r>
      <w:r w:rsidR="00267364">
        <w:rPr>
          <w:bCs/>
          <w:iCs/>
          <w:szCs w:val="28"/>
        </w:rPr>
        <w:t xml:space="preserve"> continha algumas limitações, e como o </w:t>
      </w:r>
      <w:r w:rsidR="009718AC">
        <w:rPr>
          <w:bCs/>
          <w:iCs/>
          <w:szCs w:val="28"/>
        </w:rPr>
        <w:t>estagiário</w:t>
      </w:r>
      <w:r w:rsidR="00267364">
        <w:rPr>
          <w:bCs/>
          <w:iCs/>
          <w:szCs w:val="28"/>
        </w:rPr>
        <w:t xml:space="preserve"> já estava inse</w:t>
      </w:r>
      <w:r w:rsidR="005E1AE2">
        <w:rPr>
          <w:bCs/>
          <w:iCs/>
          <w:szCs w:val="28"/>
        </w:rPr>
        <w:t>rido no projeto, foi pedido auxí</w:t>
      </w:r>
      <w:r w:rsidR="00267364">
        <w:rPr>
          <w:bCs/>
          <w:iCs/>
          <w:szCs w:val="28"/>
        </w:rPr>
        <w:t xml:space="preserve">lio para implementação e melhoramento das interfaces de serviços web do sistema Memória Virtual, </w:t>
      </w:r>
      <w:r w:rsidR="00F6073F">
        <w:rPr>
          <w:bCs/>
          <w:iCs/>
          <w:szCs w:val="28"/>
        </w:rPr>
        <w:t>o que contribuiu muito para amba</w:t>
      </w:r>
      <w:r w:rsidR="00267364">
        <w:rPr>
          <w:bCs/>
          <w:iCs/>
          <w:szCs w:val="28"/>
        </w:rPr>
        <w:t>s</w:t>
      </w:r>
      <w:r w:rsidR="00F6073F">
        <w:rPr>
          <w:bCs/>
          <w:iCs/>
          <w:szCs w:val="28"/>
        </w:rPr>
        <w:t xml:space="preserve"> as partes, pois ao  utilizar </w:t>
      </w:r>
      <w:r w:rsidR="00267364">
        <w:rPr>
          <w:bCs/>
          <w:iCs/>
          <w:szCs w:val="28"/>
        </w:rPr>
        <w:t>o serviço</w:t>
      </w:r>
      <w:r w:rsidR="00F6073F">
        <w:rPr>
          <w:bCs/>
          <w:iCs/>
          <w:szCs w:val="28"/>
        </w:rPr>
        <w:t xml:space="preserve"> web do sistema Memória Virtual</w:t>
      </w:r>
      <w:r w:rsidR="00267364">
        <w:rPr>
          <w:bCs/>
          <w:iCs/>
          <w:szCs w:val="28"/>
        </w:rPr>
        <w:t xml:space="preserve"> para </w:t>
      </w:r>
      <w:r w:rsidR="00F6073F">
        <w:rPr>
          <w:bCs/>
          <w:iCs/>
          <w:szCs w:val="28"/>
        </w:rPr>
        <w:t>o desenvolvimento</w:t>
      </w:r>
      <w:r w:rsidR="00267364">
        <w:rPr>
          <w:bCs/>
          <w:iCs/>
          <w:szCs w:val="28"/>
        </w:rPr>
        <w:t xml:space="preserve"> do </w:t>
      </w:r>
      <w:r w:rsidR="00F6073F">
        <w:rPr>
          <w:bCs/>
          <w:iCs/>
          <w:szCs w:val="28"/>
        </w:rPr>
        <w:t>sistema do Museu</w:t>
      </w:r>
      <w:r w:rsidR="00267364">
        <w:rPr>
          <w:bCs/>
          <w:iCs/>
          <w:szCs w:val="28"/>
        </w:rPr>
        <w:t xml:space="preserve">, pode </w:t>
      </w:r>
      <w:r w:rsidR="00F6073F">
        <w:rPr>
          <w:bCs/>
          <w:iCs/>
          <w:szCs w:val="28"/>
        </w:rPr>
        <w:t>encontrar problemas e falhas</w:t>
      </w:r>
      <w:r w:rsidR="00267364">
        <w:rPr>
          <w:bCs/>
          <w:iCs/>
          <w:szCs w:val="28"/>
        </w:rPr>
        <w:t xml:space="preserve"> </w:t>
      </w:r>
      <w:r w:rsidR="00F6073F">
        <w:rPr>
          <w:bCs/>
          <w:iCs/>
          <w:szCs w:val="28"/>
        </w:rPr>
        <w:t>no</w:t>
      </w:r>
      <w:r w:rsidR="00267364">
        <w:rPr>
          <w:bCs/>
          <w:iCs/>
          <w:szCs w:val="28"/>
        </w:rPr>
        <w:t xml:space="preserve"> sistema Memória Virtual e pode </w:t>
      </w:r>
      <w:r w:rsidR="00F6073F">
        <w:rPr>
          <w:bCs/>
          <w:iCs/>
          <w:szCs w:val="28"/>
        </w:rPr>
        <w:t>contribuir</w:t>
      </w:r>
      <w:r w:rsidR="00267364">
        <w:rPr>
          <w:bCs/>
          <w:iCs/>
          <w:szCs w:val="28"/>
        </w:rPr>
        <w:t xml:space="preserve"> para o desenvolvimento do projeto,</w:t>
      </w:r>
      <w:r w:rsidR="00F6073F">
        <w:rPr>
          <w:bCs/>
          <w:iCs/>
          <w:szCs w:val="28"/>
        </w:rPr>
        <w:t xml:space="preserve"> agilizando o desenvolvimento de ambos os projetos, tanto do Museu e do Memória Virtual.</w:t>
      </w:r>
    </w:p>
    <w:p w:rsidR="00267364" w:rsidRDefault="00267364" w:rsidP="002C7127">
      <w:pPr>
        <w:ind w:firstLine="0"/>
        <w:rPr>
          <w:bCs/>
          <w:iCs/>
          <w:szCs w:val="28"/>
        </w:rPr>
      </w:pPr>
      <w:r>
        <w:rPr>
          <w:bCs/>
          <w:iCs/>
          <w:szCs w:val="28"/>
        </w:rPr>
        <w:tab/>
        <w:t>Algumas das atividades desempenhadas</w:t>
      </w:r>
      <w:r w:rsidR="00C44E3A">
        <w:rPr>
          <w:bCs/>
          <w:iCs/>
          <w:szCs w:val="28"/>
        </w:rPr>
        <w:t xml:space="preserve"> foram</w:t>
      </w:r>
      <w:r>
        <w:rPr>
          <w:bCs/>
          <w:iCs/>
          <w:szCs w:val="28"/>
        </w:rPr>
        <w:t xml:space="preserve">: </w:t>
      </w:r>
      <w:r w:rsidR="00C44E3A">
        <w:rPr>
          <w:bCs/>
          <w:iCs/>
          <w:szCs w:val="28"/>
        </w:rPr>
        <w:t>desenvolvimento</w:t>
      </w:r>
      <w:r>
        <w:rPr>
          <w:bCs/>
          <w:iCs/>
          <w:szCs w:val="28"/>
        </w:rPr>
        <w:t xml:space="preserve"> e modificação de serviços no sistema, observação de defeitos e </w:t>
      </w:r>
      <w:r w:rsidR="00C44E3A">
        <w:rPr>
          <w:bCs/>
          <w:iCs/>
          <w:szCs w:val="28"/>
        </w:rPr>
        <w:t>resolução</w:t>
      </w:r>
      <w:r>
        <w:rPr>
          <w:bCs/>
          <w:iCs/>
          <w:szCs w:val="28"/>
        </w:rPr>
        <w:t xml:space="preserve"> de defeitos no sistema, implementação de novas funcionalidade.</w:t>
      </w:r>
    </w:p>
    <w:p w:rsidR="00F40F8B" w:rsidRDefault="00F40F8B" w:rsidP="002C7127">
      <w:pPr>
        <w:ind w:firstLine="0"/>
        <w:rPr>
          <w:bCs/>
          <w:iCs/>
          <w:szCs w:val="28"/>
        </w:rPr>
      </w:pPr>
    </w:p>
    <w:p w:rsidR="00F40F8B" w:rsidRPr="000302F7" w:rsidRDefault="00F40F8B" w:rsidP="002C7127">
      <w:pPr>
        <w:ind w:firstLine="0"/>
        <w:rPr>
          <w:bCs/>
          <w:iCs/>
          <w:szCs w:val="28"/>
        </w:rPr>
      </w:pPr>
    </w:p>
    <w:p w:rsidR="00735847" w:rsidRDefault="002C7127" w:rsidP="002C7127">
      <w:pPr>
        <w:ind w:firstLine="0"/>
        <w:rPr>
          <w:rFonts w:ascii="Arial" w:hAnsi="Arial" w:cs="Arial"/>
          <w:b/>
          <w:bCs/>
          <w:iCs/>
          <w:sz w:val="28"/>
          <w:szCs w:val="28"/>
        </w:rPr>
      </w:pPr>
      <w:r w:rsidRPr="0097707E">
        <w:rPr>
          <w:rFonts w:ascii="Arial" w:hAnsi="Arial" w:cs="Arial"/>
          <w:b/>
          <w:bCs/>
          <w:iCs/>
          <w:sz w:val="28"/>
          <w:szCs w:val="28"/>
        </w:rPr>
        <w:t xml:space="preserve">2.3.4 </w:t>
      </w:r>
      <w:r w:rsidR="00735847" w:rsidRPr="0097707E">
        <w:rPr>
          <w:rFonts w:ascii="Arial" w:hAnsi="Arial" w:cs="Arial"/>
          <w:b/>
          <w:bCs/>
          <w:iCs/>
          <w:sz w:val="28"/>
          <w:szCs w:val="28"/>
        </w:rPr>
        <w:t>Desenvolvimento do logo</w:t>
      </w:r>
      <w:r w:rsidR="005E1AE2">
        <w:rPr>
          <w:rFonts w:ascii="Arial" w:hAnsi="Arial" w:cs="Arial"/>
          <w:b/>
          <w:bCs/>
          <w:iCs/>
          <w:sz w:val="28"/>
          <w:szCs w:val="28"/>
        </w:rPr>
        <w:t>tipo</w:t>
      </w:r>
      <w:r w:rsidR="00735847" w:rsidRPr="0097707E">
        <w:rPr>
          <w:rFonts w:ascii="Arial" w:hAnsi="Arial" w:cs="Arial"/>
          <w:b/>
          <w:bCs/>
          <w:iCs/>
          <w:sz w:val="28"/>
          <w:szCs w:val="28"/>
        </w:rPr>
        <w:t xml:space="preserve"> do Museu</w:t>
      </w:r>
    </w:p>
    <w:p w:rsidR="00503490" w:rsidRDefault="00267364" w:rsidP="002C7127">
      <w:pPr>
        <w:ind w:firstLine="0"/>
        <w:rPr>
          <w:bCs/>
          <w:iCs/>
          <w:szCs w:val="28"/>
        </w:rPr>
      </w:pPr>
      <w:r>
        <w:rPr>
          <w:rFonts w:ascii="Arial" w:hAnsi="Arial" w:cs="Arial"/>
          <w:b/>
          <w:bCs/>
          <w:iCs/>
          <w:sz w:val="28"/>
          <w:szCs w:val="28"/>
        </w:rPr>
        <w:tab/>
      </w:r>
      <w:r>
        <w:rPr>
          <w:bCs/>
          <w:iCs/>
          <w:szCs w:val="28"/>
        </w:rPr>
        <w:t xml:space="preserve">Como parte das atividades a serem desempenhadas pelo </w:t>
      </w:r>
      <w:r w:rsidR="009718AC">
        <w:rPr>
          <w:bCs/>
          <w:iCs/>
          <w:szCs w:val="28"/>
        </w:rPr>
        <w:t>estagiário</w:t>
      </w:r>
      <w:r>
        <w:rPr>
          <w:bCs/>
          <w:iCs/>
          <w:szCs w:val="28"/>
        </w:rPr>
        <w:t xml:space="preserve">, estava </w:t>
      </w:r>
      <w:r w:rsidR="00F6073F">
        <w:rPr>
          <w:bCs/>
          <w:iCs/>
          <w:szCs w:val="28"/>
        </w:rPr>
        <w:t>a</w:t>
      </w:r>
      <w:r>
        <w:rPr>
          <w:bCs/>
          <w:iCs/>
          <w:szCs w:val="28"/>
        </w:rPr>
        <w:t xml:space="preserve"> criação de uma identidade visual para o Museu, </w:t>
      </w:r>
      <w:r w:rsidR="00F6073F">
        <w:rPr>
          <w:bCs/>
          <w:iCs/>
          <w:szCs w:val="28"/>
        </w:rPr>
        <w:t>que deveria ser criada</w:t>
      </w:r>
      <w:r w:rsidR="00503490">
        <w:rPr>
          <w:bCs/>
          <w:iCs/>
          <w:szCs w:val="28"/>
        </w:rPr>
        <w:t xml:space="preserve"> usando uma </w:t>
      </w:r>
      <w:r w:rsidR="009718AC">
        <w:rPr>
          <w:bCs/>
          <w:iCs/>
          <w:szCs w:val="28"/>
        </w:rPr>
        <w:t>ferramenta</w:t>
      </w:r>
      <w:r w:rsidR="00503490">
        <w:rPr>
          <w:bCs/>
          <w:iCs/>
          <w:szCs w:val="28"/>
        </w:rPr>
        <w:t xml:space="preserve"> que obtivesse alta resolução, e que fosse uma identidade forte para o Museu, pois o logo estaria presente em placas, cartazes, no </w:t>
      </w:r>
      <w:r w:rsidR="00E515B6">
        <w:t>sistema</w:t>
      </w:r>
      <w:r w:rsidR="00503490">
        <w:rPr>
          <w:bCs/>
          <w:iCs/>
          <w:szCs w:val="28"/>
        </w:rPr>
        <w:t xml:space="preserve">, </w:t>
      </w:r>
      <w:r w:rsidR="009718AC">
        <w:rPr>
          <w:bCs/>
          <w:iCs/>
          <w:szCs w:val="28"/>
        </w:rPr>
        <w:t>pôsteres</w:t>
      </w:r>
      <w:r w:rsidR="00503490">
        <w:rPr>
          <w:bCs/>
          <w:iCs/>
          <w:szCs w:val="28"/>
        </w:rPr>
        <w:t xml:space="preserve">, entre outros meios de </w:t>
      </w:r>
      <w:r w:rsidR="00F6073F">
        <w:rPr>
          <w:bCs/>
          <w:iCs/>
          <w:szCs w:val="28"/>
        </w:rPr>
        <w:t>mídias existentes. A</w:t>
      </w:r>
      <w:r w:rsidR="009718AC">
        <w:rPr>
          <w:bCs/>
          <w:iCs/>
          <w:szCs w:val="28"/>
        </w:rPr>
        <w:t xml:space="preserve"> melhor ferramenta</w:t>
      </w:r>
      <w:r w:rsidR="00503490">
        <w:rPr>
          <w:bCs/>
          <w:iCs/>
          <w:szCs w:val="28"/>
        </w:rPr>
        <w:t xml:space="preserve"> encontrada foi o editor gráfico Corel Draw, </w:t>
      </w:r>
      <w:r w:rsidR="009718AC">
        <w:rPr>
          <w:bCs/>
          <w:iCs/>
          <w:szCs w:val="28"/>
        </w:rPr>
        <w:t>além</w:t>
      </w:r>
      <w:r w:rsidR="00503490">
        <w:rPr>
          <w:bCs/>
          <w:iCs/>
          <w:szCs w:val="28"/>
        </w:rPr>
        <w:t xml:space="preserve"> de ser um editor que gera imagens vetorizadas, já </w:t>
      </w:r>
      <w:r w:rsidR="00F6073F">
        <w:rPr>
          <w:bCs/>
          <w:iCs/>
          <w:szCs w:val="28"/>
        </w:rPr>
        <w:t>era utilizado para o logo do Instituto</w:t>
      </w:r>
      <w:r w:rsidR="005E1AE2">
        <w:rPr>
          <w:bCs/>
          <w:iCs/>
          <w:szCs w:val="28"/>
        </w:rPr>
        <w:t xml:space="preserve"> </w:t>
      </w:r>
      <w:r w:rsidR="00F6073F">
        <w:rPr>
          <w:bCs/>
          <w:iCs/>
          <w:szCs w:val="28"/>
        </w:rPr>
        <w:t>(que poderia ou não estar presente no logo do Museu) no formato da ferramenta.</w:t>
      </w:r>
    </w:p>
    <w:p w:rsidR="00267364" w:rsidRDefault="00503490" w:rsidP="002C7127">
      <w:pPr>
        <w:ind w:firstLine="0"/>
        <w:rPr>
          <w:bCs/>
          <w:iCs/>
          <w:szCs w:val="28"/>
        </w:rPr>
      </w:pPr>
      <w:r>
        <w:rPr>
          <w:bCs/>
          <w:iCs/>
          <w:szCs w:val="28"/>
        </w:rPr>
        <w:tab/>
        <w:t>Após o desenvolvimento</w:t>
      </w:r>
      <w:r w:rsidR="006C1BFD">
        <w:rPr>
          <w:bCs/>
          <w:iCs/>
          <w:szCs w:val="28"/>
        </w:rPr>
        <w:t xml:space="preserve"> de</w:t>
      </w:r>
      <w:r w:rsidR="005E1AE2">
        <w:rPr>
          <w:bCs/>
          <w:iCs/>
          <w:szCs w:val="28"/>
        </w:rPr>
        <w:t xml:space="preserve"> cinco logotipos</w:t>
      </w:r>
      <w:r>
        <w:rPr>
          <w:bCs/>
          <w:iCs/>
          <w:szCs w:val="28"/>
        </w:rPr>
        <w:t>, alguns reprovados pois afetavam a identidade visual do ICMC, e outros por não serem tão impactantes e representativos, chegou-se ao resultad</w:t>
      </w:r>
      <w:r w:rsidR="00CA59DB">
        <w:rPr>
          <w:bCs/>
          <w:iCs/>
          <w:szCs w:val="28"/>
        </w:rPr>
        <w:t xml:space="preserve">o final, como visto na Figura </w:t>
      </w:r>
      <w:r w:rsidR="005E1AE2">
        <w:rPr>
          <w:bCs/>
          <w:iCs/>
          <w:szCs w:val="28"/>
        </w:rPr>
        <w:t>12</w:t>
      </w:r>
      <w:r w:rsidR="00CA59DB">
        <w:rPr>
          <w:bCs/>
          <w:iCs/>
          <w:szCs w:val="28"/>
        </w:rPr>
        <w:t>.</w:t>
      </w:r>
    </w:p>
    <w:p w:rsidR="00503490" w:rsidRDefault="00503490" w:rsidP="00503490">
      <w:pPr>
        <w:ind w:firstLine="0"/>
        <w:jc w:val="center"/>
        <w:rPr>
          <w:bCs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307414C2" wp14:editId="704D2094">
            <wp:extent cx="3277870" cy="1949450"/>
            <wp:effectExtent l="0" t="0" r="0" b="0"/>
            <wp:docPr id="15" name="Imagem 15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490" w:rsidRPr="00503490" w:rsidRDefault="00D8169B" w:rsidP="00503490">
      <w:pPr>
        <w:ind w:firstLine="0"/>
        <w:jc w:val="center"/>
        <w:rPr>
          <w:b/>
          <w:bCs/>
          <w:iCs/>
          <w:color w:val="4F81BD" w:themeColor="accent1"/>
          <w:sz w:val="18"/>
          <w:szCs w:val="28"/>
        </w:rPr>
      </w:pPr>
      <w:r>
        <w:rPr>
          <w:b/>
          <w:bCs/>
          <w:iCs/>
          <w:color w:val="4F81BD" w:themeColor="accent1"/>
          <w:sz w:val="18"/>
          <w:szCs w:val="28"/>
        </w:rPr>
        <w:t>Figura 1</w:t>
      </w:r>
      <w:r w:rsidR="005E1AE2">
        <w:rPr>
          <w:b/>
          <w:bCs/>
          <w:iCs/>
          <w:color w:val="4F81BD" w:themeColor="accent1"/>
          <w:sz w:val="18"/>
          <w:szCs w:val="28"/>
        </w:rPr>
        <w:t>2</w:t>
      </w:r>
      <w:r w:rsidR="00503490" w:rsidRPr="00503490">
        <w:rPr>
          <w:b/>
          <w:bCs/>
          <w:iCs/>
          <w:color w:val="4F81BD" w:themeColor="accent1"/>
          <w:sz w:val="18"/>
          <w:szCs w:val="28"/>
        </w:rPr>
        <w:t>: Logo</w:t>
      </w:r>
      <w:r w:rsidR="005E1AE2">
        <w:rPr>
          <w:b/>
          <w:bCs/>
          <w:iCs/>
          <w:color w:val="4F81BD" w:themeColor="accent1"/>
          <w:sz w:val="18"/>
          <w:szCs w:val="28"/>
        </w:rPr>
        <w:t>tipo</w:t>
      </w:r>
      <w:r w:rsidR="00503490" w:rsidRPr="00503490">
        <w:rPr>
          <w:b/>
          <w:bCs/>
          <w:iCs/>
          <w:color w:val="4F81BD" w:themeColor="accent1"/>
          <w:sz w:val="18"/>
          <w:szCs w:val="28"/>
        </w:rPr>
        <w:t xml:space="preserve"> do Museu desenvolvido durante o estágio.</w:t>
      </w:r>
    </w:p>
    <w:p w:rsidR="00940B08" w:rsidRDefault="00B37E1A" w:rsidP="00B01B0E">
      <w:pPr>
        <w:pStyle w:val="Ttulo2"/>
      </w:pPr>
      <w:r>
        <w:t>2</w:t>
      </w:r>
      <w:r w:rsidR="00940B08">
        <w:t>.</w:t>
      </w:r>
      <w:r>
        <w:t>4</w:t>
      </w:r>
      <w:r w:rsidR="00940B08">
        <w:t>. Resultados Obtidos</w:t>
      </w:r>
      <w:bookmarkEnd w:id="44"/>
      <w:bookmarkEnd w:id="45"/>
      <w:bookmarkEnd w:id="46"/>
      <w:bookmarkEnd w:id="47"/>
      <w:bookmarkEnd w:id="48"/>
      <w:r w:rsidR="00940B08">
        <w:t xml:space="preserve"> </w:t>
      </w:r>
    </w:p>
    <w:p w:rsidR="00F40F8B" w:rsidRDefault="00F40F8B" w:rsidP="00F40F8B">
      <w:r>
        <w:t xml:space="preserve">Com todas as </w:t>
      </w:r>
      <w:r w:rsidR="009718AC">
        <w:t>funcionalidades</w:t>
      </w:r>
      <w:r>
        <w:t xml:space="preserve"> sendo atendidas</w:t>
      </w:r>
      <w:r w:rsidR="00F6073F">
        <w:t>,</w:t>
      </w:r>
      <w:r>
        <w:t xml:space="preserve"> </w:t>
      </w:r>
      <w:r w:rsidR="00F6073F">
        <w:t xml:space="preserve">o sistema, </w:t>
      </w:r>
      <w:r>
        <w:t xml:space="preserve">encontra-se </w:t>
      </w:r>
      <w:r w:rsidR="00872327">
        <w:t>atualmente</w:t>
      </w:r>
      <w:r w:rsidR="001C289B">
        <w:t xml:space="preserve"> </w:t>
      </w:r>
      <w:r>
        <w:t xml:space="preserve">em fase de testes e coleta de requisitos para novas funcionalidades, </w:t>
      </w:r>
      <w:r w:rsidR="00872327">
        <w:t>e em testes para resolução de defeitos de interface, navegação e funcionalidades.</w:t>
      </w:r>
    </w:p>
    <w:p w:rsidR="00872327" w:rsidRDefault="00872327" w:rsidP="00872327">
      <w:r>
        <w:t xml:space="preserve">Com o padrão de desenvolvimento utilizado, o MVC, o sistema possui uma fácil </w:t>
      </w:r>
      <w:r w:rsidR="009718AC" w:rsidRPr="009718AC">
        <w:t>manutenibilidade</w:t>
      </w:r>
      <w:r>
        <w:t xml:space="preserve">, sendo separado em camadas, o desenvolvimento de novos requisitos se torna ágil, bem como o reuso do código, por ser um software livre, fica bem </w:t>
      </w:r>
      <w:r w:rsidR="009718AC">
        <w:t>acessível</w:t>
      </w:r>
      <w:r>
        <w:t>.</w:t>
      </w:r>
    </w:p>
    <w:p w:rsidR="005E1AE2" w:rsidRPr="005E1AE2" w:rsidRDefault="00F6073F" w:rsidP="005E1AE2">
      <w:r>
        <w:t>Aproveitando-se das ú</w:t>
      </w:r>
      <w:r w:rsidR="009718AC">
        <w:t>ltimas tecnologias utiliza</w:t>
      </w:r>
      <w:r w:rsidR="00872327">
        <w:t>das no mercado, o sistema funciona de forma ágil,</w:t>
      </w:r>
      <w:r w:rsidR="00C44E3A">
        <w:t xml:space="preserve"> </w:t>
      </w:r>
      <w:r>
        <w:t>por ter</w:t>
      </w:r>
      <w:r w:rsidR="00872327">
        <w:t xml:space="preserve"> uma base de dados </w:t>
      </w:r>
      <w:r w:rsidR="009718AC">
        <w:t>minimizada</w:t>
      </w:r>
      <w:r w:rsidR="004C137B">
        <w:t xml:space="preserve"> por conta de quase toda a carga de dados </w:t>
      </w:r>
      <w:r>
        <w:t>ficar</w:t>
      </w:r>
      <w:r w:rsidR="004C137B">
        <w:t xml:space="preserve"> em serviços externos, </w:t>
      </w:r>
      <w:r>
        <w:t xml:space="preserve"> oque o torna</w:t>
      </w:r>
      <w:r w:rsidR="004C137B">
        <w:t xml:space="preserve"> uma aplicação leve, não necessitando de grande quantidade de poder computacional, </w:t>
      </w:r>
      <w:r>
        <w:t>definindo-se uma aplicação de fácil implantação e person</w:t>
      </w:r>
      <w:r w:rsidR="005E1AE2">
        <w:t xml:space="preserve">alização em outras Instituições, sendo apenas </w:t>
      </w:r>
      <w:r w:rsidR="00C44E3A">
        <w:t>necessário</w:t>
      </w:r>
      <w:r w:rsidR="005E1AE2">
        <w:t xml:space="preserve"> a instalação do ambiente de produção: banco de dados</w:t>
      </w:r>
      <w:r w:rsidR="00C44E3A">
        <w:t>, e servidor de aplicação baseado na plataforma Java EE 7, lembrando que junto a distribuição do sistema será incluído um manual de instalação.</w:t>
      </w:r>
    </w:p>
    <w:p w:rsidR="00940B08" w:rsidRDefault="00B37E1A" w:rsidP="00B01B0E">
      <w:pPr>
        <w:pStyle w:val="Ttulo2"/>
      </w:pPr>
      <w:bookmarkStart w:id="49" w:name="_Toc223880941"/>
      <w:bookmarkStart w:id="50" w:name="_Toc223965457"/>
      <w:bookmarkStart w:id="51" w:name="_Toc223965579"/>
      <w:bookmarkStart w:id="52" w:name="_Toc238540374"/>
      <w:bookmarkStart w:id="53" w:name="_Toc356935325"/>
      <w:r>
        <w:t>2</w:t>
      </w:r>
      <w:r w:rsidR="00940B08">
        <w:t>.</w:t>
      </w:r>
      <w:r>
        <w:t>5</w:t>
      </w:r>
      <w:r w:rsidR="00940B08">
        <w:t>. Dificuldades e Limitações</w:t>
      </w:r>
      <w:bookmarkEnd w:id="49"/>
      <w:bookmarkEnd w:id="50"/>
      <w:bookmarkEnd w:id="51"/>
      <w:bookmarkEnd w:id="52"/>
      <w:bookmarkEnd w:id="53"/>
      <w:r w:rsidR="00940B08">
        <w:t xml:space="preserve"> </w:t>
      </w:r>
    </w:p>
    <w:bookmarkEnd w:id="37"/>
    <w:p w:rsidR="006C1BFD" w:rsidRDefault="006C1BFD" w:rsidP="006C1BFD">
      <w:pPr>
        <w:ind w:firstLine="0"/>
        <w:rPr>
          <w:color w:val="000000" w:themeColor="text1"/>
        </w:rPr>
      </w:pPr>
      <w:r>
        <w:rPr>
          <w:color w:val="FF0000"/>
        </w:rPr>
        <w:tab/>
      </w:r>
      <w:r>
        <w:rPr>
          <w:color w:val="000000" w:themeColor="text1"/>
        </w:rPr>
        <w:t>Algumas das dificuldades encontradas</w:t>
      </w:r>
      <w:r w:rsidR="009718AC">
        <w:rPr>
          <w:color w:val="000000" w:themeColor="text1"/>
        </w:rPr>
        <w:t xml:space="preserve"> foram</w:t>
      </w:r>
      <w:r>
        <w:rPr>
          <w:color w:val="000000" w:themeColor="text1"/>
        </w:rPr>
        <w:t xml:space="preserve"> pertinentes </w:t>
      </w:r>
      <w:r w:rsidR="001C289B">
        <w:rPr>
          <w:color w:val="000000" w:themeColor="text1"/>
        </w:rPr>
        <w:t>às</w:t>
      </w:r>
      <w:r>
        <w:rPr>
          <w:color w:val="000000" w:themeColor="text1"/>
        </w:rPr>
        <w:t xml:space="preserve"> </w:t>
      </w:r>
      <w:r w:rsidR="00F6073F">
        <w:rPr>
          <w:color w:val="000000" w:themeColor="text1"/>
        </w:rPr>
        <w:t>informações que seriam cadastradas</w:t>
      </w:r>
      <w:r>
        <w:rPr>
          <w:color w:val="000000" w:themeColor="text1"/>
        </w:rPr>
        <w:t xml:space="preserve"> no sistema Memória Virtual, e ser</w:t>
      </w:r>
      <w:r w:rsidR="00F6073F">
        <w:rPr>
          <w:color w:val="000000" w:themeColor="text1"/>
        </w:rPr>
        <w:t xml:space="preserve">iam exibidas no </w:t>
      </w:r>
      <w:r w:rsidR="00E515B6">
        <w:t xml:space="preserve">sistema </w:t>
      </w:r>
      <w:r w:rsidR="00F6073F">
        <w:rPr>
          <w:color w:val="000000" w:themeColor="text1"/>
        </w:rPr>
        <w:t>do Museu. Como o sistema Memória V</w:t>
      </w:r>
      <w:r>
        <w:rPr>
          <w:color w:val="000000" w:themeColor="text1"/>
        </w:rPr>
        <w:t xml:space="preserve">irtual permite a catalogação de um bem patrimonial de qualquer origem, isto é, ele possui </w:t>
      </w:r>
      <w:r w:rsidR="009718AC">
        <w:rPr>
          <w:color w:val="000000" w:themeColor="text1"/>
        </w:rPr>
        <w:t>inúmeros</w:t>
      </w:r>
      <w:r>
        <w:rPr>
          <w:color w:val="000000" w:themeColor="text1"/>
        </w:rPr>
        <w:t xml:space="preserve"> campos, mas nem todos seriam usados pelo Museu, então, sem uma pessoa especialista da área de biológicas, seria </w:t>
      </w:r>
      <w:r w:rsidR="009718AC">
        <w:rPr>
          <w:color w:val="000000" w:themeColor="text1"/>
        </w:rPr>
        <w:t>difícil</w:t>
      </w:r>
      <w:r>
        <w:rPr>
          <w:color w:val="000000" w:themeColor="text1"/>
        </w:rPr>
        <w:t xml:space="preserve"> fazer esse </w:t>
      </w:r>
      <w:r w:rsidR="00C44E3A">
        <w:rPr>
          <w:color w:val="000000" w:themeColor="text1"/>
        </w:rPr>
        <w:lastRenderedPageBreak/>
        <w:t>mapeamento. M</w:t>
      </w:r>
      <w:r>
        <w:rPr>
          <w:color w:val="000000" w:themeColor="text1"/>
        </w:rPr>
        <w:t xml:space="preserve">esmo com essa dificuldade, o mapeamento foi realizado, tendo ainda de ser aprovado, por um especialista, sendo que no </w:t>
      </w:r>
      <w:r w:rsidR="00E515B6">
        <w:t xml:space="preserve">sistema </w:t>
      </w:r>
      <w:r>
        <w:rPr>
          <w:color w:val="000000" w:themeColor="text1"/>
        </w:rPr>
        <w:t xml:space="preserve">ainda são exibidas informações </w:t>
      </w:r>
      <w:r w:rsidR="009718AC">
        <w:rPr>
          <w:color w:val="000000" w:themeColor="text1"/>
        </w:rPr>
        <w:t>mínimas</w:t>
      </w:r>
      <w:r>
        <w:rPr>
          <w:color w:val="000000" w:themeColor="text1"/>
        </w:rPr>
        <w:t xml:space="preserve"> dos exemplares, e faltando ainda o término do mapeamento da Fauna a ser realizado.</w:t>
      </w:r>
    </w:p>
    <w:p w:rsidR="006C1BFD" w:rsidRDefault="006C1BFD" w:rsidP="006C1BFD">
      <w:pPr>
        <w:ind w:firstLine="0"/>
        <w:rPr>
          <w:color w:val="000000" w:themeColor="text1"/>
        </w:rPr>
      </w:pPr>
      <w:r>
        <w:rPr>
          <w:color w:val="000000" w:themeColor="text1"/>
        </w:rPr>
        <w:tab/>
        <w:t xml:space="preserve">Outra dificuldade encontrada, foi que quando solicitado o desenvolvimento do </w:t>
      </w:r>
      <w:r w:rsidR="00E515B6">
        <w:t xml:space="preserve">sistema </w:t>
      </w:r>
      <w:r>
        <w:rPr>
          <w:color w:val="000000" w:themeColor="text1"/>
        </w:rPr>
        <w:t xml:space="preserve">e a utilização do sistema Memória Virtual, pensou-se ser um sistema já finalizado em pleno funcionamento e sem problemas, mas ao iniciar o uso do mesmo, o </w:t>
      </w:r>
      <w:r w:rsidR="009718AC">
        <w:rPr>
          <w:color w:val="000000" w:themeColor="text1"/>
        </w:rPr>
        <w:t>estagiário</w:t>
      </w:r>
      <w:r>
        <w:rPr>
          <w:color w:val="000000" w:themeColor="text1"/>
        </w:rPr>
        <w:t xml:space="preserve"> encontrou </w:t>
      </w:r>
      <w:r w:rsidR="00A619DE">
        <w:rPr>
          <w:color w:val="000000" w:themeColor="text1"/>
        </w:rPr>
        <w:t>inúmeras</w:t>
      </w:r>
      <w:r>
        <w:rPr>
          <w:color w:val="000000" w:themeColor="text1"/>
        </w:rPr>
        <w:t xml:space="preserve"> dificuldad</w:t>
      </w:r>
      <w:r w:rsidR="0014333C">
        <w:rPr>
          <w:color w:val="000000" w:themeColor="text1"/>
        </w:rPr>
        <w:t xml:space="preserve">es, e um sistema com problemas de desenvolvimento e ainda não finalizado, mas isto acabou sendo uma contribuição para o </w:t>
      </w:r>
      <w:r w:rsidR="009718AC">
        <w:rPr>
          <w:color w:val="000000" w:themeColor="text1"/>
        </w:rPr>
        <w:t>estagiário</w:t>
      </w:r>
      <w:r w:rsidR="0014333C">
        <w:rPr>
          <w:color w:val="000000" w:themeColor="text1"/>
        </w:rPr>
        <w:t>, pois ajudando o projeto Memória Virtual, contribuiu para seus estudo</w:t>
      </w:r>
      <w:r w:rsidR="00E515B6">
        <w:rPr>
          <w:color w:val="000000" w:themeColor="text1"/>
        </w:rPr>
        <w:t>s</w:t>
      </w:r>
      <w:r w:rsidR="0014333C">
        <w:rPr>
          <w:color w:val="000000" w:themeColor="text1"/>
        </w:rPr>
        <w:t xml:space="preserve"> e desenvolvimento do </w:t>
      </w:r>
      <w:r w:rsidR="00E515B6">
        <w:t>sistema</w:t>
      </w:r>
      <w:r w:rsidR="0014333C">
        <w:rPr>
          <w:color w:val="000000" w:themeColor="text1"/>
        </w:rPr>
        <w:t xml:space="preserve">, mas por outro lado, acabou atrasando, o término do desenvolvimento do </w:t>
      </w:r>
      <w:r w:rsidR="00E515B6">
        <w:t>sistema</w:t>
      </w:r>
      <w:r w:rsidR="0014333C">
        <w:rPr>
          <w:color w:val="000000" w:themeColor="text1"/>
        </w:rPr>
        <w:t>.</w:t>
      </w:r>
    </w:p>
    <w:p w:rsidR="00940B08" w:rsidRPr="00157B5F" w:rsidRDefault="00940B08" w:rsidP="00B01B0E">
      <w:pPr>
        <w:pStyle w:val="Ttulo1"/>
        <w:rPr>
          <w:color w:val="000000" w:themeColor="text1"/>
          <w:lang w:val="pt-BR"/>
        </w:rPr>
      </w:pPr>
      <w:r w:rsidRPr="00157B5F">
        <w:rPr>
          <w:lang w:val="pt-BR"/>
        </w:rPr>
        <w:br w:type="page"/>
      </w:r>
      <w:bookmarkStart w:id="54" w:name="_Toc223175070"/>
      <w:bookmarkStart w:id="55" w:name="_Toc223880943"/>
      <w:bookmarkStart w:id="56" w:name="_Toc223965458"/>
      <w:bookmarkStart w:id="57" w:name="_Toc223965580"/>
      <w:bookmarkStart w:id="58" w:name="_Toc238540375"/>
      <w:bookmarkStart w:id="59" w:name="_Toc356935326"/>
      <w:bookmarkEnd w:id="35"/>
      <w:r w:rsidRPr="00157B5F">
        <w:rPr>
          <w:lang w:val="pt-BR"/>
        </w:rPr>
        <w:lastRenderedPageBreak/>
        <w:t xml:space="preserve">CAPÍTULO </w:t>
      </w:r>
      <w:r w:rsidR="00B37E1A" w:rsidRPr="00157B5F">
        <w:rPr>
          <w:lang w:val="pt-BR"/>
        </w:rPr>
        <w:t>3</w:t>
      </w:r>
      <w:r w:rsidRPr="00157B5F">
        <w:rPr>
          <w:lang w:val="pt-BR"/>
        </w:rPr>
        <w:t>: CONCLUSÃO</w:t>
      </w:r>
      <w:bookmarkEnd w:id="54"/>
      <w:bookmarkEnd w:id="55"/>
      <w:bookmarkEnd w:id="56"/>
      <w:bookmarkEnd w:id="57"/>
      <w:bookmarkEnd w:id="58"/>
      <w:bookmarkEnd w:id="59"/>
    </w:p>
    <w:p w:rsidR="00940B08" w:rsidRDefault="00B37E1A" w:rsidP="00B01B0E">
      <w:pPr>
        <w:pStyle w:val="Ttulo2"/>
      </w:pPr>
      <w:bookmarkStart w:id="60" w:name="_Toc223880945"/>
      <w:bookmarkStart w:id="61" w:name="_Toc223965460"/>
      <w:bookmarkStart w:id="62" w:name="_Toc223965582"/>
      <w:bookmarkStart w:id="63" w:name="_Toc238540376"/>
      <w:bookmarkStart w:id="64" w:name="_Toc356935327"/>
      <w:r>
        <w:t>3</w:t>
      </w:r>
      <w:r w:rsidR="00940B08">
        <w:t xml:space="preserve">.1. </w:t>
      </w:r>
      <w:r w:rsidR="00940B08" w:rsidRPr="005D63D6">
        <w:t>Contribuições</w:t>
      </w:r>
      <w:bookmarkEnd w:id="60"/>
      <w:bookmarkEnd w:id="61"/>
      <w:bookmarkEnd w:id="62"/>
      <w:bookmarkEnd w:id="63"/>
      <w:bookmarkEnd w:id="64"/>
    </w:p>
    <w:p w:rsidR="0029344A" w:rsidRDefault="0029344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O desenvolvimento do </w:t>
      </w:r>
      <w:r w:rsidR="00E515B6">
        <w:t xml:space="preserve">sistema </w:t>
      </w:r>
      <w:r>
        <w:rPr>
          <w:color w:val="000000" w:themeColor="text1"/>
          <w:szCs w:val="24"/>
        </w:rPr>
        <w:t>do Museu da Fauna e Fauna trouxe</w:t>
      </w:r>
      <w:r w:rsidR="00C44E3A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 e acredita-se que ainda vai trazer muito mais contribuições</w:t>
      </w:r>
      <w:r w:rsidR="00E515B6">
        <w:rPr>
          <w:color w:val="000000" w:themeColor="text1"/>
          <w:szCs w:val="24"/>
        </w:rPr>
        <w:t xml:space="preserve"> para o programa </w:t>
      </w:r>
      <w:r>
        <w:rPr>
          <w:color w:val="000000" w:themeColor="text1"/>
          <w:szCs w:val="24"/>
        </w:rPr>
        <w:t xml:space="preserve"> socioambiental, divulgando e a rica fauna e flora presente no </w:t>
      </w:r>
      <w:r w:rsidR="00E515B6">
        <w:rPr>
          <w:color w:val="000000" w:themeColor="text1"/>
          <w:szCs w:val="24"/>
        </w:rPr>
        <w:t>ICMC, fazendo os visitantes do I</w:t>
      </w:r>
      <w:r>
        <w:rPr>
          <w:color w:val="000000" w:themeColor="text1"/>
          <w:szCs w:val="24"/>
        </w:rPr>
        <w:t xml:space="preserve">nstituto e do </w:t>
      </w:r>
      <w:r w:rsidR="00E515B6">
        <w:t>sistema</w:t>
      </w:r>
      <w:r>
        <w:rPr>
          <w:color w:val="000000" w:themeColor="text1"/>
          <w:szCs w:val="24"/>
        </w:rPr>
        <w:t>, pararem para refletir que não é somente um local arborizado, mas um local que possui uma rica fauna e flora, que cada árvore possui uma história por trás, que deve ser preservada, criando um ambiente de aprendizado e socialização muito mais agradável para todos.</w:t>
      </w:r>
    </w:p>
    <w:p w:rsidR="00F873ED" w:rsidRPr="0029344A" w:rsidRDefault="0029344A" w:rsidP="0029344A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Como pessoa, o estágio proporcionou</w:t>
      </w:r>
      <w:r w:rsidR="00C44E3A">
        <w:rPr>
          <w:color w:val="000000" w:themeColor="text1"/>
          <w:szCs w:val="24"/>
        </w:rPr>
        <w:t xml:space="preserve"> ao estagiário</w:t>
      </w:r>
      <w:r>
        <w:rPr>
          <w:color w:val="000000" w:themeColor="text1"/>
          <w:szCs w:val="24"/>
        </w:rPr>
        <w:t xml:space="preserve"> o contato com diversas ferramentas</w:t>
      </w:r>
      <w:r w:rsidR="00C44E3A">
        <w:rPr>
          <w:color w:val="000000" w:themeColor="text1"/>
          <w:szCs w:val="24"/>
        </w:rPr>
        <w:t xml:space="preserve">, padrões,  métodos que não conhecia, expandindo seu conhecimento ainda mais na área </w:t>
      </w:r>
      <w:r>
        <w:rPr>
          <w:color w:val="000000" w:themeColor="text1"/>
          <w:szCs w:val="24"/>
        </w:rPr>
        <w:t>. Uma grande contribuição presente</w:t>
      </w:r>
      <w:r w:rsidR="001C289B">
        <w:rPr>
          <w:color w:val="000000" w:themeColor="text1"/>
          <w:szCs w:val="24"/>
        </w:rPr>
        <w:t xml:space="preserve"> </w:t>
      </w:r>
      <w:r w:rsidR="00E515B6">
        <w:rPr>
          <w:color w:val="000000" w:themeColor="text1"/>
          <w:szCs w:val="24"/>
        </w:rPr>
        <w:t>foi</w:t>
      </w:r>
      <w:r>
        <w:rPr>
          <w:color w:val="000000" w:themeColor="text1"/>
          <w:szCs w:val="24"/>
        </w:rPr>
        <w:t xml:space="preserve"> o contato com diversas pessoas, de </w:t>
      </w:r>
      <w:r w:rsidR="00E515B6">
        <w:rPr>
          <w:color w:val="000000" w:themeColor="text1"/>
          <w:szCs w:val="24"/>
        </w:rPr>
        <w:t>várias outras</w:t>
      </w:r>
      <w:r>
        <w:rPr>
          <w:color w:val="000000" w:themeColor="text1"/>
          <w:szCs w:val="24"/>
        </w:rPr>
        <w:t xml:space="preserve"> áreas, tanto para construção do </w:t>
      </w:r>
      <w:r w:rsidR="00E515B6">
        <w:t>sistema</w:t>
      </w:r>
      <w:r>
        <w:rPr>
          <w:color w:val="000000" w:themeColor="text1"/>
          <w:szCs w:val="24"/>
        </w:rPr>
        <w:t>, como para o aprendizado mais profundo sobre a área ambiental, que incluem a participação de diversas palestras, curso para a criação da brigada de arboristas do instituto</w:t>
      </w:r>
      <w:r w:rsidR="00E515B6">
        <w:rPr>
          <w:color w:val="000000" w:themeColor="text1"/>
          <w:szCs w:val="24"/>
        </w:rPr>
        <w:t xml:space="preserve"> e o </w:t>
      </w:r>
      <w:r w:rsidR="00586BFE">
        <w:rPr>
          <w:color w:val="000000" w:themeColor="text1"/>
          <w:szCs w:val="24"/>
        </w:rPr>
        <w:t>curso de fotografia de aves.</w:t>
      </w:r>
    </w:p>
    <w:p w:rsidR="003D67DC" w:rsidRPr="003D67DC" w:rsidRDefault="003D67DC" w:rsidP="00B01B0E">
      <w:pPr>
        <w:pStyle w:val="Ttulo2"/>
      </w:pPr>
      <w:bookmarkStart w:id="65" w:name="_Toc356935328"/>
      <w:r>
        <w:t>3.2</w:t>
      </w:r>
      <w:r w:rsidRPr="003D67DC">
        <w:t>. Relacionamento entre o Curso e o Projeto de Estágio</w:t>
      </w:r>
      <w:bookmarkEnd w:id="65"/>
      <w:r w:rsidRPr="003D67DC">
        <w:t xml:space="preserve"> </w:t>
      </w:r>
    </w:p>
    <w:p w:rsidR="00586BFE" w:rsidRPr="000C38C7" w:rsidRDefault="00586BFE" w:rsidP="000C38C7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 xml:space="preserve">A formação em Sistemas de Informação contribui praticamente 100% para o desenvolvimento do estágio, </w:t>
      </w:r>
      <w:r w:rsidR="00E515B6">
        <w:rPr>
          <w:color w:val="000000" w:themeColor="text1"/>
          <w:szCs w:val="24"/>
        </w:rPr>
        <w:t>considerando</w:t>
      </w:r>
      <w:r>
        <w:rPr>
          <w:color w:val="000000" w:themeColor="text1"/>
          <w:szCs w:val="24"/>
        </w:rPr>
        <w:t xml:space="preserve"> que o estagiário</w:t>
      </w:r>
      <w:r w:rsidR="00E515B6">
        <w:rPr>
          <w:color w:val="000000" w:themeColor="text1"/>
          <w:szCs w:val="24"/>
        </w:rPr>
        <w:t xml:space="preserve"> não </w:t>
      </w:r>
      <w:r w:rsidR="00C44E3A">
        <w:rPr>
          <w:color w:val="000000" w:themeColor="text1"/>
          <w:szCs w:val="24"/>
        </w:rPr>
        <w:t>detinha</w:t>
      </w:r>
      <w:r>
        <w:rPr>
          <w:color w:val="000000" w:themeColor="text1"/>
          <w:szCs w:val="24"/>
        </w:rPr>
        <w:t xml:space="preserve"> conhecimento </w:t>
      </w:r>
      <w:r w:rsidR="00E515B6">
        <w:rPr>
          <w:color w:val="000000" w:themeColor="text1"/>
          <w:szCs w:val="24"/>
        </w:rPr>
        <w:t xml:space="preserve">algum </w:t>
      </w:r>
      <w:r>
        <w:rPr>
          <w:color w:val="000000" w:themeColor="text1"/>
          <w:szCs w:val="24"/>
        </w:rPr>
        <w:t>sobre a área de in</w:t>
      </w:r>
      <w:r w:rsidR="00E515B6">
        <w:rPr>
          <w:color w:val="000000" w:themeColor="text1"/>
          <w:szCs w:val="24"/>
        </w:rPr>
        <w:t>formática ao ingressar no curso.</w:t>
      </w:r>
      <w:r>
        <w:rPr>
          <w:color w:val="000000" w:themeColor="text1"/>
          <w:szCs w:val="24"/>
        </w:rPr>
        <w:t xml:space="preserve"> </w:t>
      </w:r>
      <w:r w:rsidR="00E515B6">
        <w:rPr>
          <w:color w:val="000000" w:themeColor="text1"/>
          <w:szCs w:val="24"/>
        </w:rPr>
        <w:t>C</w:t>
      </w:r>
      <w:r>
        <w:rPr>
          <w:color w:val="000000" w:themeColor="text1"/>
          <w:szCs w:val="24"/>
        </w:rPr>
        <w:t xml:space="preserve">ada disciplina </w:t>
      </w:r>
      <w:r w:rsidR="00E515B6">
        <w:rPr>
          <w:color w:val="000000" w:themeColor="text1"/>
          <w:szCs w:val="24"/>
        </w:rPr>
        <w:t xml:space="preserve">contribui para o desenvolvimento do projeto, algumas pouco, outras muito, como as disciplinas básicas de computação, que ajudaram a codificação do sistema, </w:t>
      </w:r>
      <w:r w:rsidR="00C44E3A">
        <w:rPr>
          <w:color w:val="000000" w:themeColor="text1"/>
          <w:szCs w:val="24"/>
        </w:rPr>
        <w:t>possibilitando</w:t>
      </w:r>
      <w:r w:rsidR="00E515B6">
        <w:rPr>
          <w:color w:val="000000" w:themeColor="text1"/>
          <w:szCs w:val="24"/>
        </w:rPr>
        <w:t xml:space="preserve"> a implementação dos casos de uso para a linguagem Java;</w:t>
      </w:r>
      <w:r w:rsidR="00C44E3A">
        <w:rPr>
          <w:color w:val="000000" w:themeColor="text1"/>
          <w:szCs w:val="24"/>
        </w:rPr>
        <w:t xml:space="preserve"> </w:t>
      </w:r>
      <w:r w:rsidR="00344A44">
        <w:rPr>
          <w:color w:val="000000" w:themeColor="text1"/>
          <w:szCs w:val="24"/>
        </w:rPr>
        <w:t xml:space="preserve">já a Disciplina de Base de dados </w:t>
      </w:r>
      <w:r w:rsidR="00C44E3A">
        <w:rPr>
          <w:color w:val="000000" w:themeColor="text1"/>
          <w:szCs w:val="24"/>
        </w:rPr>
        <w:t>contribuiu</w:t>
      </w:r>
      <w:r w:rsidR="00344A44">
        <w:rPr>
          <w:color w:val="000000" w:themeColor="text1"/>
          <w:szCs w:val="24"/>
        </w:rPr>
        <w:t xml:space="preserve"> para a criação e modelagem da base de dados do sistema. A disciplina de, Laboratório de Base de Dados teve uma contribuição enorme, pois nela que foi desenvolvido um projeto web, que permitiu ter uma base de um sistema simples, mas completo. A Engenharia de Software contribui para criação do documento de requisitos, dos modelos do sistema, ou seja, de toda a documentação correspondente ao sistema.</w:t>
      </w:r>
    </w:p>
    <w:p w:rsidR="000C38C7" w:rsidRPr="005D63D6" w:rsidRDefault="000C38C7" w:rsidP="005D63D6">
      <w:pPr>
        <w:rPr>
          <w:color w:val="FF0000"/>
          <w:szCs w:val="24"/>
        </w:rPr>
      </w:pPr>
      <w:bookmarkStart w:id="66" w:name="_Toc223880946"/>
      <w:bookmarkStart w:id="67" w:name="_Toc223965461"/>
      <w:bookmarkStart w:id="68" w:name="_Toc223965583"/>
    </w:p>
    <w:p w:rsidR="00940B08" w:rsidRDefault="00B37E1A" w:rsidP="00B01B0E">
      <w:pPr>
        <w:pStyle w:val="Ttulo2"/>
      </w:pPr>
      <w:bookmarkStart w:id="69" w:name="_Toc238540378"/>
      <w:bookmarkStart w:id="70" w:name="_Toc356935330"/>
      <w:r>
        <w:lastRenderedPageBreak/>
        <w:t>3</w:t>
      </w:r>
      <w:r w:rsidR="00940B08">
        <w:t>.</w:t>
      </w:r>
      <w:r w:rsidR="00872327">
        <w:t>3</w:t>
      </w:r>
      <w:r w:rsidR="00940B08">
        <w:t xml:space="preserve">. </w:t>
      </w:r>
      <w:bookmarkEnd w:id="66"/>
      <w:bookmarkEnd w:id="67"/>
      <w:bookmarkEnd w:id="68"/>
      <w:r w:rsidR="005D63D6">
        <w:t>Trabalhos Futuros</w:t>
      </w:r>
      <w:bookmarkEnd w:id="69"/>
      <w:bookmarkEnd w:id="70"/>
    </w:p>
    <w:p w:rsidR="00940B08" w:rsidRDefault="00600E09" w:rsidP="00600E09">
      <w:pPr>
        <w:ind w:firstLin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  <w:t>Neste momento o desenvolvimento da versão atual da aplicação está terminado, ficando apenas correção de defeitos e pequenas modificações.</w:t>
      </w:r>
    </w:p>
    <w:p w:rsidR="00600E09" w:rsidRDefault="00600E09" w:rsidP="00600E09">
      <w:pPr>
        <w:ind w:firstLine="0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ab/>
        <w:t>Para versões futuras, serão capt</w:t>
      </w:r>
      <w:r w:rsidR="00C44E3A">
        <w:rPr>
          <w:color w:val="000000" w:themeColor="text1"/>
          <w:szCs w:val="24"/>
        </w:rPr>
        <w:t>ados novos requisitos, que</w:t>
      </w:r>
      <w:r>
        <w:rPr>
          <w:color w:val="000000" w:themeColor="text1"/>
          <w:szCs w:val="24"/>
        </w:rPr>
        <w:t xml:space="preserve"> serão inseridos no diagrama de casos de uso e então detalhados para seu desenvolvimento. </w:t>
      </w:r>
    </w:p>
    <w:p w:rsidR="00600E09" w:rsidRDefault="00344A44" w:rsidP="00600E09">
      <w:pPr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Restam ainda o término da personalização do sistema, que possibilitarão uma interação melhor do visitante com o conteúdo.</w:t>
      </w:r>
    </w:p>
    <w:p w:rsidR="00600E09" w:rsidRDefault="00C44E3A" w:rsidP="00600E09">
      <w:pPr>
        <w:ind w:firstLine="708"/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P</w:t>
      </w:r>
      <w:r w:rsidR="00600E09">
        <w:rPr>
          <w:color w:val="000000" w:themeColor="text1"/>
          <w:szCs w:val="24"/>
        </w:rPr>
        <w:t xml:space="preserve">or </w:t>
      </w:r>
      <w:r w:rsidR="00344A44">
        <w:rPr>
          <w:color w:val="000000" w:themeColor="text1"/>
          <w:szCs w:val="24"/>
        </w:rPr>
        <w:t>último</w:t>
      </w:r>
      <w:r>
        <w:rPr>
          <w:color w:val="000000" w:themeColor="text1"/>
          <w:szCs w:val="24"/>
        </w:rPr>
        <w:t xml:space="preserve"> nos próximos passos será feita </w:t>
      </w:r>
      <w:r w:rsidR="00600E09">
        <w:rPr>
          <w:color w:val="000000" w:themeColor="text1"/>
          <w:szCs w:val="24"/>
        </w:rPr>
        <w:t>a definição de todas as informações da flora e fauna a serem cadastrad</w:t>
      </w:r>
      <w:r w:rsidR="00344A44">
        <w:rPr>
          <w:color w:val="000000" w:themeColor="text1"/>
          <w:szCs w:val="24"/>
        </w:rPr>
        <w:t xml:space="preserve">as e exibidas para o visitante. Inicialmente elas </w:t>
      </w:r>
      <w:r w:rsidR="00600E09">
        <w:rPr>
          <w:color w:val="000000" w:themeColor="text1"/>
          <w:szCs w:val="24"/>
        </w:rPr>
        <w:t xml:space="preserve"> já foram definidas, mas podem sofrer alterações, pois não foram definitivamente concretizadas, pois a coleta de informações sobre a flora (somente </w:t>
      </w:r>
      <w:r w:rsidR="00344A44">
        <w:rPr>
          <w:color w:val="000000" w:themeColor="text1"/>
          <w:szCs w:val="24"/>
        </w:rPr>
        <w:t>foram coletadas</w:t>
      </w:r>
      <w:r w:rsidR="00600E09">
        <w:rPr>
          <w:color w:val="000000" w:themeColor="text1"/>
          <w:szCs w:val="24"/>
        </w:rPr>
        <w:t xml:space="preserve"> informações básicas da flora existente no ICMC, como nome popular, espécie, nome cientifico e origem) e </w:t>
      </w:r>
      <w:r w:rsidR="001C289B">
        <w:rPr>
          <w:color w:val="000000" w:themeColor="text1"/>
          <w:szCs w:val="24"/>
        </w:rPr>
        <w:t>fauna (</w:t>
      </w:r>
      <w:r w:rsidR="00600E09">
        <w:rPr>
          <w:color w:val="000000" w:themeColor="text1"/>
          <w:szCs w:val="24"/>
        </w:rPr>
        <w:t>não coletada nenhuma informação no momento) são mínimas.</w:t>
      </w:r>
    </w:p>
    <w:p w:rsidR="00600E09" w:rsidRPr="000C38C7" w:rsidRDefault="00600E09" w:rsidP="00600E09">
      <w:pPr>
        <w:ind w:firstLine="708"/>
        <w:rPr>
          <w:color w:val="000000" w:themeColor="text1"/>
        </w:rPr>
      </w:pPr>
      <w:r>
        <w:rPr>
          <w:color w:val="000000" w:themeColor="text1"/>
          <w:szCs w:val="24"/>
        </w:rPr>
        <w:t>Assim o desenvolvimento do projeto será finalizado, podendo ser distribuído e melhorado com o passar do tempo.</w:t>
      </w:r>
    </w:p>
    <w:p w:rsidR="00940B08" w:rsidRPr="006316ED" w:rsidRDefault="00940B08" w:rsidP="00B01B0E">
      <w:pPr>
        <w:pStyle w:val="Ttulo1"/>
        <w:rPr>
          <w:lang w:val="pt-BR"/>
        </w:rPr>
      </w:pPr>
      <w:r w:rsidRPr="00157B5F">
        <w:rPr>
          <w:sz w:val="24"/>
          <w:szCs w:val="24"/>
          <w:lang w:val="pt-BR"/>
        </w:rPr>
        <w:br w:type="page"/>
      </w:r>
      <w:bookmarkStart w:id="71" w:name="_Toc223175072"/>
      <w:bookmarkStart w:id="72" w:name="_Toc223880947"/>
      <w:bookmarkStart w:id="73" w:name="_Toc223965462"/>
      <w:bookmarkStart w:id="74" w:name="_Toc223965584"/>
      <w:bookmarkStart w:id="75" w:name="_Toc238540379"/>
      <w:bookmarkStart w:id="76" w:name="_Toc356935331"/>
      <w:r w:rsidRPr="006316ED">
        <w:rPr>
          <w:lang w:val="pt-BR"/>
        </w:rPr>
        <w:lastRenderedPageBreak/>
        <w:t>REFERÊNCIAS</w:t>
      </w:r>
      <w:bookmarkEnd w:id="71"/>
      <w:bookmarkEnd w:id="72"/>
      <w:bookmarkEnd w:id="73"/>
      <w:bookmarkEnd w:id="74"/>
      <w:bookmarkEnd w:id="75"/>
      <w:bookmarkEnd w:id="76"/>
    </w:p>
    <w:p w:rsidR="008F6311" w:rsidRDefault="00A619DE" w:rsidP="006E5BB2">
      <w:pPr>
        <w:tabs>
          <w:tab w:val="left" w:pos="720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000000"/>
          <w:szCs w:val="18"/>
        </w:rPr>
      </w:pPr>
      <w:r w:rsidRPr="006316ED">
        <w:rPr>
          <w:color w:val="000000"/>
          <w:szCs w:val="18"/>
        </w:rPr>
        <w:t>JEANDROCK, ERIC. et al.</w:t>
      </w:r>
      <w:r w:rsidRPr="006316ED">
        <w:t xml:space="preserve"> </w:t>
      </w:r>
      <w:r w:rsidRPr="00CE4DB0">
        <w:rPr>
          <w:i/>
          <w:color w:val="000000"/>
          <w:szCs w:val="18"/>
          <w:lang w:val="en-US"/>
        </w:rPr>
        <w:t>The Java EE 7 Tutorial, Release 7 for Java EE Platform.</w:t>
      </w:r>
      <w:r w:rsidRPr="00CE4DB0">
        <w:rPr>
          <w:b/>
          <w:i/>
          <w:color w:val="000000"/>
          <w:szCs w:val="18"/>
          <w:lang w:val="en-US"/>
        </w:rPr>
        <w:t xml:space="preserve"> </w:t>
      </w:r>
      <w:r w:rsidRPr="00A619DE">
        <w:rPr>
          <w:color w:val="000000"/>
          <w:szCs w:val="18"/>
        </w:rPr>
        <w:t>Oracle. Disponível em: &lt;</w:t>
      </w:r>
      <w:r w:rsidRPr="00A619DE">
        <w:t xml:space="preserve"> </w:t>
      </w:r>
      <w:hyperlink r:id="rId26" w:history="1">
        <w:r w:rsidRPr="00A619DE">
          <w:rPr>
            <w:rStyle w:val="Hyperlink"/>
            <w:szCs w:val="18"/>
          </w:rPr>
          <w:t>http://docs.oracle.com/javaee/7/tutorial/doc/javaeetutorial7.pdf</w:t>
        </w:r>
      </w:hyperlink>
      <w:r w:rsidR="008F6311">
        <w:rPr>
          <w:color w:val="000000"/>
          <w:szCs w:val="18"/>
        </w:rPr>
        <w:t>&gt; acesso em junho 2014.</w:t>
      </w:r>
    </w:p>
    <w:p w:rsidR="006E5BB2" w:rsidRPr="006E5BB2" w:rsidRDefault="006E5BB2" w:rsidP="006E5BB2">
      <w:pPr>
        <w:tabs>
          <w:tab w:val="left" w:pos="720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000000"/>
          <w:szCs w:val="18"/>
        </w:rPr>
      </w:pPr>
    </w:p>
    <w:p w:rsidR="006E5BB2" w:rsidRDefault="006E5BB2" w:rsidP="006E5BB2">
      <w:pPr>
        <w:ind w:firstLine="0"/>
        <w:rPr>
          <w:color w:val="000000" w:themeColor="text1"/>
        </w:rPr>
      </w:pPr>
      <w:r w:rsidRPr="00344A44">
        <w:rPr>
          <w:color w:val="000000" w:themeColor="text1"/>
        </w:rPr>
        <w:t xml:space="preserve">Nakagawa, E. Y.; </w:t>
      </w:r>
      <w:r w:rsidRPr="00344A44">
        <w:rPr>
          <w:bCs/>
          <w:color w:val="000000" w:themeColor="text1"/>
        </w:rPr>
        <w:t>Bianchi, T.; Oliveira, M. C. F.; Sousa, E. P. M.; Andery, G. F.; Maldonado, J. C.;</w:t>
      </w:r>
      <w:r w:rsidRPr="00344A44">
        <w:rPr>
          <w:color w:val="000000" w:themeColor="text1"/>
        </w:rPr>
        <w:t xml:space="preserve"> </w:t>
      </w:r>
      <w:r w:rsidRPr="00344A44">
        <w:rPr>
          <w:i/>
          <w:color w:val="000000" w:themeColor="text1"/>
        </w:rPr>
        <w:t>Sistema Web Livre para Automatização do Padrão de Descrição da Informação</w:t>
      </w:r>
      <w:r w:rsidRPr="00344A44">
        <w:rPr>
          <w:color w:val="000000" w:themeColor="text1"/>
        </w:rPr>
        <w:t>, Revista Digital de Biblioteconomia e Ciência da Informação, v. 12, n. 2, maio/agosto, 2014, p.173-192, ISSN 1678-765X.</w:t>
      </w:r>
    </w:p>
    <w:p w:rsidR="008F6311" w:rsidRDefault="008F6311" w:rsidP="006E5BB2">
      <w:pPr>
        <w:ind w:firstLine="0"/>
        <w:rPr>
          <w:color w:val="000000" w:themeColor="text1"/>
        </w:rPr>
      </w:pPr>
    </w:p>
    <w:p w:rsidR="008F6311" w:rsidRDefault="008F6311" w:rsidP="006E5BB2">
      <w:pPr>
        <w:ind w:firstLine="0"/>
      </w:pPr>
      <w:r>
        <w:t>Vilela Fonseca, M.;Luiz Alves, A..</w:t>
      </w:r>
      <w:r w:rsidRPr="008F6311">
        <w:rPr>
          <w:i/>
        </w:rPr>
        <w:t>MVC &amp; FRAMEWORK</w:t>
      </w:r>
      <w:r>
        <w:t>. Disponivel Em:</w:t>
      </w:r>
      <w:r>
        <w:br/>
        <w:t>&lt;</w:t>
      </w:r>
      <w:hyperlink r:id="rId27" w:history="1">
        <w:r w:rsidR="004D2FC1" w:rsidRPr="00AD732E">
          <w:rPr>
            <w:rStyle w:val="Hyperlink"/>
          </w:rPr>
          <w:t>http://www.cpgls.ucg.br/ArquivosUpload/1/File/V%20MOSTRA%20DE%20PRODUO%20CIENTIFICA/EXATAS/2-.PDF</w:t>
        </w:r>
      </w:hyperlink>
      <w:r w:rsidRPr="008F6311">
        <w:rPr>
          <w:rStyle w:val="Hyperlink"/>
          <w:color w:val="auto"/>
          <w:u w:val="none"/>
        </w:rPr>
        <w:t>&gt;</w:t>
      </w:r>
      <w:r>
        <w:rPr>
          <w:rStyle w:val="Hyperlink"/>
          <w:color w:val="auto"/>
          <w:u w:val="none"/>
        </w:rPr>
        <w:t xml:space="preserve"> Acesso em junho 2014.</w:t>
      </w:r>
    </w:p>
    <w:p w:rsidR="00422D89" w:rsidRPr="004D2FC1" w:rsidRDefault="00982110" w:rsidP="006E5BB2">
      <w:pPr>
        <w:ind w:firstLine="0"/>
      </w:pPr>
      <w:r w:rsidRPr="004D2FC1">
        <w:br/>
        <w:t>W3C.</w:t>
      </w:r>
      <w:r w:rsidRPr="004D2FC1">
        <w:rPr>
          <w:b/>
        </w:rPr>
        <w:t xml:space="preserve"> </w:t>
      </w:r>
      <w:r w:rsidRPr="00344A44">
        <w:rPr>
          <w:i/>
          <w:lang w:val="en-US"/>
        </w:rPr>
        <w:t>W3C. Extensible Markup Language (XML)</w:t>
      </w:r>
      <w:r w:rsidRPr="00157B5F">
        <w:rPr>
          <w:b/>
          <w:lang w:val="en-US"/>
        </w:rPr>
        <w:t xml:space="preserve">. </w:t>
      </w:r>
      <w:r w:rsidRPr="00157B5F">
        <w:rPr>
          <w:lang w:val="en-US"/>
        </w:rPr>
        <w:t xml:space="preserve"> </w:t>
      </w:r>
      <w:r>
        <w:t xml:space="preserve">2014. </w:t>
      </w:r>
      <w:r w:rsidRPr="00982110">
        <w:t xml:space="preserve">Disponível em: </w:t>
      </w:r>
      <w:r>
        <w:t>&lt;</w:t>
      </w:r>
      <w:hyperlink r:id="rId28" w:history="1">
        <w:r w:rsidRPr="00A03BD0">
          <w:rPr>
            <w:rStyle w:val="Hyperlink"/>
          </w:rPr>
          <w:t>http://www.w3.org/XML/</w:t>
        </w:r>
      </w:hyperlink>
      <w:r w:rsidR="00422D89">
        <w:t>&gt; acesso em junho 2014.</w:t>
      </w:r>
    </w:p>
    <w:p w:rsidR="00422D89" w:rsidRPr="00422D89" w:rsidRDefault="00422D89" w:rsidP="00344A44">
      <w:pPr>
        <w:tabs>
          <w:tab w:val="left" w:pos="720"/>
        </w:tabs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000000"/>
          <w:szCs w:val="24"/>
        </w:rPr>
      </w:pPr>
    </w:p>
    <w:sectPr w:rsidR="00422D89" w:rsidRPr="00422D89" w:rsidSect="00697C14">
      <w:type w:val="continuous"/>
      <w:pgSz w:w="11907" w:h="16840" w:code="9"/>
      <w:pgMar w:top="1701" w:right="1418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1992" w:rsidRDefault="00C51992">
      <w:r>
        <w:separator/>
      </w:r>
    </w:p>
  </w:endnote>
  <w:endnote w:type="continuationSeparator" w:id="0">
    <w:p w:rsidR="00C51992" w:rsidRDefault="00C519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7BA" w:rsidRDefault="002927BA">
    <w:pPr>
      <w:pStyle w:val="Rodap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037FD">
      <w:rPr>
        <w:noProof/>
      </w:rPr>
      <w:t>4</w:t>
    </w:r>
    <w:r>
      <w:rPr>
        <w:noProof/>
      </w:rPr>
      <w:fldChar w:fldCharType="end"/>
    </w:r>
  </w:p>
  <w:p w:rsidR="002927BA" w:rsidRDefault="002927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1992" w:rsidRDefault="00C51992">
      <w:r>
        <w:separator/>
      </w:r>
    </w:p>
  </w:footnote>
  <w:footnote w:type="continuationSeparator" w:id="0">
    <w:p w:rsidR="00C51992" w:rsidRDefault="00C51992">
      <w:r>
        <w:continuationSeparator/>
      </w:r>
    </w:p>
  </w:footnote>
  <w:footnote w:id="1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ICMC – Instituto de Ciências Matemáticas e Computação – Universidade de São Paulo, campus de São Carlos</w:t>
      </w:r>
    </w:p>
  </w:footnote>
  <w:footnote w:id="2">
    <w:p w:rsidR="00C037FD" w:rsidRDefault="00C037F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037FD">
        <w:t>http://www.inf.ufpr.br/lmperes/ciclos_vida/ModeloIncremental.pdf</w:t>
      </w:r>
    </w:p>
  </w:footnote>
  <w:footnote w:id="3">
    <w:p w:rsidR="002927BA" w:rsidRPr="00294E69" w:rsidRDefault="002927BA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294E69">
        <w:rPr>
          <w:lang w:val="en-US"/>
        </w:rPr>
        <w:t xml:space="preserve"> </w:t>
      </w:r>
      <w:r w:rsidRPr="00294E69">
        <w:rPr>
          <w:i/>
          <w:color w:val="000000"/>
          <w:szCs w:val="18"/>
          <w:lang w:val="en-US"/>
        </w:rPr>
        <w:t xml:space="preserve">Java Enterprise Edition Platform </w:t>
      </w:r>
      <w:r w:rsidRPr="00294E69">
        <w:rPr>
          <w:bCs/>
          <w:lang w:val="en-US"/>
        </w:rPr>
        <w:t>[</w:t>
      </w:r>
      <w:r w:rsidRPr="00294E69">
        <w:rPr>
          <w:color w:val="000000"/>
          <w:szCs w:val="18"/>
          <w:lang w:val="en-US"/>
        </w:rPr>
        <w:t>JEANDROCK, ERIC]</w:t>
      </w:r>
    </w:p>
  </w:footnote>
  <w:footnote w:id="4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982110">
        <w:rPr>
          <w:iCs/>
          <w:color w:val="252525"/>
          <w:szCs w:val="21"/>
          <w:shd w:val="clear" w:color="auto" w:fill="FFFFFF"/>
        </w:rPr>
        <w:t>e</w:t>
      </w:r>
      <w:r w:rsidRPr="00982110">
        <w:rPr>
          <w:bCs/>
          <w:iCs/>
          <w:color w:val="252525"/>
          <w:szCs w:val="21"/>
          <w:shd w:val="clear" w:color="auto" w:fill="FFFFFF"/>
        </w:rPr>
        <w:t>X</w:t>
      </w:r>
      <w:r w:rsidRPr="00982110">
        <w:rPr>
          <w:iCs/>
          <w:color w:val="252525"/>
          <w:szCs w:val="21"/>
          <w:shd w:val="clear" w:color="auto" w:fill="FFFFFF"/>
        </w:rPr>
        <w:t>tensible</w:t>
      </w:r>
      <w:r w:rsidRPr="00982110">
        <w:rPr>
          <w:rStyle w:val="apple-converted-space"/>
          <w:iCs/>
          <w:color w:val="252525"/>
          <w:szCs w:val="21"/>
          <w:shd w:val="clear" w:color="auto" w:fill="FFFFFF"/>
        </w:rPr>
        <w:t> </w:t>
      </w:r>
      <w:r w:rsidRPr="00982110">
        <w:rPr>
          <w:bCs/>
          <w:iCs/>
          <w:color w:val="252525"/>
          <w:szCs w:val="21"/>
          <w:shd w:val="clear" w:color="auto" w:fill="FFFFFF"/>
        </w:rPr>
        <w:t>M</w:t>
      </w:r>
      <w:r w:rsidRPr="00982110">
        <w:rPr>
          <w:iCs/>
          <w:color w:val="252525"/>
          <w:szCs w:val="21"/>
          <w:shd w:val="clear" w:color="auto" w:fill="FFFFFF"/>
        </w:rPr>
        <w:t>arkup</w:t>
      </w:r>
      <w:r w:rsidRPr="00982110">
        <w:rPr>
          <w:rStyle w:val="apple-converted-space"/>
          <w:iCs/>
          <w:color w:val="252525"/>
          <w:szCs w:val="21"/>
          <w:shd w:val="clear" w:color="auto" w:fill="FFFFFF"/>
        </w:rPr>
        <w:t> </w:t>
      </w:r>
      <w:r w:rsidRPr="00982110">
        <w:rPr>
          <w:bCs/>
          <w:iCs/>
          <w:color w:val="252525"/>
          <w:szCs w:val="21"/>
          <w:shd w:val="clear" w:color="auto" w:fill="FFFFFF"/>
        </w:rPr>
        <w:t>L</w:t>
      </w:r>
      <w:r w:rsidRPr="00982110">
        <w:rPr>
          <w:iCs/>
          <w:color w:val="252525"/>
          <w:szCs w:val="21"/>
          <w:shd w:val="clear" w:color="auto" w:fill="FFFFFF"/>
        </w:rPr>
        <w:t>anguage -</w:t>
      </w:r>
      <w:r w:rsidRPr="00982110">
        <w:rPr>
          <w:rFonts w:ascii="Arial" w:hAnsi="Arial" w:cs="Arial"/>
          <w:i/>
          <w:iCs/>
          <w:color w:val="252525"/>
          <w:szCs w:val="21"/>
          <w:shd w:val="clear" w:color="auto" w:fill="FFFFFF"/>
        </w:rPr>
        <w:t xml:space="preserve"> </w:t>
      </w:r>
      <w:r>
        <w:t>Recomendação da W3C para escrita de documentos baseados em marcação.</w:t>
      </w:r>
    </w:p>
  </w:footnote>
  <w:footnote w:id="5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" w:history="1">
        <w:r w:rsidRPr="00344A44">
          <w:rPr>
            <w:rStyle w:val="Hyperlink"/>
          </w:rPr>
          <w:t>http://commons.apache.org/</w:t>
        </w:r>
      </w:hyperlink>
    </w:p>
  </w:footnote>
  <w:footnote w:id="6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2" w:history="1">
        <w:r w:rsidRPr="00344A44">
          <w:rPr>
            <w:rStyle w:val="Hyperlink"/>
          </w:rPr>
          <w:t>http://jquery.com/</w:t>
        </w:r>
      </w:hyperlink>
    </w:p>
  </w:footnote>
  <w:footnote w:id="7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3" w:history="1">
        <w:r w:rsidRPr="00344A44">
          <w:rPr>
            <w:rStyle w:val="Hyperlink"/>
          </w:rPr>
          <w:t>http://getbootstrap.com/</w:t>
        </w:r>
      </w:hyperlink>
    </w:p>
  </w:footnote>
  <w:footnote w:id="8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4" w:history="1">
        <w:r w:rsidRPr="00D213A4">
          <w:rPr>
            <w:rStyle w:val="Hyperlink"/>
          </w:rPr>
          <w:t>http://www.postgresql.org/</w:t>
        </w:r>
      </w:hyperlink>
    </w:p>
  </w:footnote>
  <w:footnote w:id="9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5" w:history="1">
        <w:r w:rsidRPr="00D213A4">
          <w:rPr>
            <w:rStyle w:val="Hyperlink"/>
          </w:rPr>
          <w:t>http://www.eclipse.org/downloads/packages/eclipse-ide-java-ee-developers/keplersr2</w:t>
        </w:r>
      </w:hyperlink>
    </w:p>
  </w:footnote>
  <w:footnote w:id="10">
    <w:p w:rsidR="002927BA" w:rsidRPr="002927BA" w:rsidRDefault="002927BA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2927BA">
        <w:rPr>
          <w:lang w:val="en-US"/>
        </w:rPr>
        <w:t xml:space="preserve"> Integrated Development Environment</w:t>
      </w:r>
    </w:p>
  </w:footnote>
  <w:footnote w:id="11">
    <w:p w:rsidR="002927BA" w:rsidRPr="002927BA" w:rsidRDefault="002927BA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2927BA">
        <w:rPr>
          <w:lang w:val="en-US"/>
        </w:rPr>
        <w:t xml:space="preserve"> </w:t>
      </w:r>
      <w:hyperlink r:id="rId6" w:history="1">
        <w:r w:rsidRPr="002927BA">
          <w:rPr>
            <w:rStyle w:val="Hyperlink"/>
            <w:lang w:val="en-US"/>
          </w:rPr>
          <w:t>https://glassfish.java.net/</w:t>
        </w:r>
      </w:hyperlink>
    </w:p>
  </w:footnote>
  <w:footnote w:id="12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7" w:history="1">
        <w:r w:rsidRPr="00D213A4">
          <w:rPr>
            <w:rStyle w:val="Hyperlink"/>
          </w:rPr>
          <w:t>http://www.eclipse.org/subversive/</w:t>
        </w:r>
      </w:hyperlink>
    </w:p>
  </w:footnote>
  <w:footnote w:id="13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8" w:history="1">
        <w:r w:rsidRPr="00D213A4">
          <w:rPr>
            <w:rStyle w:val="Hyperlink"/>
            <w:bCs/>
          </w:rPr>
          <w:t>https://code.google.com/</w:t>
        </w:r>
      </w:hyperlink>
    </w:p>
  </w:footnote>
  <w:footnote w:id="14">
    <w:p w:rsidR="002927BA" w:rsidRDefault="002927BA" w:rsidP="00D213A4">
      <w:pPr>
        <w:pStyle w:val="Textodenotaderodap"/>
      </w:pPr>
      <w:r>
        <w:rPr>
          <w:rStyle w:val="Refdenotaderodap"/>
        </w:rPr>
        <w:footnoteRef/>
      </w:r>
      <w:hyperlink r:id="rId9" w:history="1">
        <w:r w:rsidRPr="00D213A4">
          <w:rPr>
            <w:rStyle w:val="Hyperlink"/>
          </w:rPr>
          <w:t>http://www.corel.com</w:t>
        </w:r>
      </w:hyperlink>
    </w:p>
  </w:footnote>
  <w:footnote w:id="15">
    <w:p w:rsidR="002927BA" w:rsidRDefault="002927BA">
      <w:pPr>
        <w:pStyle w:val="Textodenotaderodap"/>
      </w:pPr>
      <w:r>
        <w:rPr>
          <w:rStyle w:val="Refdenotaderodap"/>
        </w:rPr>
        <w:footnoteRef/>
      </w:r>
      <w:hyperlink r:id="rId10" w:history="1">
        <w:r w:rsidRPr="00D213A4">
          <w:rPr>
            <w:rStyle w:val="Hyperlink"/>
          </w:rPr>
          <w:t>http://astah.net/editions/community</w:t>
        </w:r>
      </w:hyperlink>
    </w:p>
  </w:footnote>
  <w:footnote w:id="16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96C35">
        <w:rPr>
          <w:bCs/>
          <w:color w:val="252525"/>
          <w:szCs w:val="24"/>
          <w:shd w:val="clear" w:color="auto" w:fill="FFFFFF"/>
        </w:rPr>
        <w:t>Simple Object Access Protocol</w:t>
      </w:r>
      <w:r>
        <w:rPr>
          <w:b/>
          <w:bCs/>
          <w:color w:val="252525"/>
          <w:szCs w:val="24"/>
          <w:shd w:val="clear" w:color="auto" w:fill="FFFFFF"/>
        </w:rPr>
        <w:t xml:space="preserve"> </w:t>
      </w:r>
      <w:r w:rsidR="00CA59DB" w:rsidRPr="004D2FC1">
        <w:rPr>
          <w:bCs/>
        </w:rPr>
        <w:t>[</w:t>
      </w:r>
      <w:r w:rsidR="00CA59DB" w:rsidRPr="004D2FC1">
        <w:rPr>
          <w:color w:val="000000"/>
          <w:szCs w:val="18"/>
        </w:rPr>
        <w:t>JEANDROCK, ERIC</w:t>
      </w:r>
      <w:r w:rsidR="00CA59DB">
        <w:rPr>
          <w:color w:val="000000"/>
          <w:szCs w:val="18"/>
        </w:rPr>
        <w:t xml:space="preserve">] </w:t>
      </w:r>
      <w:r>
        <w:rPr>
          <w:b/>
          <w:bCs/>
          <w:color w:val="252525"/>
          <w:szCs w:val="24"/>
          <w:shd w:val="clear" w:color="auto" w:fill="FFFFFF"/>
        </w:rPr>
        <w:t>-</w:t>
      </w:r>
      <w:r w:rsidRPr="00C60906">
        <w:rPr>
          <w:b/>
          <w:bCs/>
          <w:color w:val="000000" w:themeColor="text1"/>
          <w:szCs w:val="24"/>
          <w:shd w:val="clear" w:color="auto" w:fill="FFFFFF"/>
        </w:rPr>
        <w:t xml:space="preserve"> </w:t>
      </w:r>
      <w:r w:rsidRPr="00C60906">
        <w:rPr>
          <w:bCs/>
          <w:color w:val="000000" w:themeColor="text1"/>
          <w:szCs w:val="24"/>
          <w:shd w:val="clear" w:color="auto" w:fill="FFFFFF"/>
        </w:rPr>
        <w:t>um protocolo de comunicação de serviços web, padronizado que utiliza mensagens no formato XML através do protocolo HTTP.</w:t>
      </w:r>
    </w:p>
  </w:footnote>
  <w:footnote w:id="17">
    <w:p w:rsidR="002927BA" w:rsidRPr="00C60906" w:rsidRDefault="002927BA" w:rsidP="00C60906">
      <w:pPr>
        <w:rPr>
          <w:bCs/>
          <w:color w:val="000000" w:themeColor="text1"/>
          <w:szCs w:val="24"/>
          <w:shd w:val="clear" w:color="auto" w:fill="FFFFFF"/>
        </w:rPr>
      </w:pPr>
      <w:r>
        <w:rPr>
          <w:rStyle w:val="Refdenotaderodap"/>
        </w:rPr>
        <w:footnoteRef/>
      </w:r>
      <w:r>
        <w:t xml:space="preserve"> </w:t>
      </w:r>
      <w:r w:rsidRPr="00C60906">
        <w:rPr>
          <w:bCs/>
          <w:color w:val="000000" w:themeColor="text1"/>
          <w:sz w:val="20"/>
          <w:szCs w:val="24"/>
          <w:shd w:val="clear" w:color="auto" w:fill="FFFFFF"/>
        </w:rPr>
        <w:t>Web Services Description Language</w:t>
      </w:r>
      <w:r w:rsidR="00CA59DB">
        <w:rPr>
          <w:bCs/>
          <w:color w:val="000000" w:themeColor="text1"/>
          <w:sz w:val="20"/>
          <w:szCs w:val="24"/>
          <w:shd w:val="clear" w:color="auto" w:fill="FFFFFF"/>
        </w:rPr>
        <w:t xml:space="preserve"> </w:t>
      </w:r>
      <w:r w:rsidR="00CA59DB" w:rsidRPr="00CA59DB">
        <w:rPr>
          <w:bCs/>
          <w:sz w:val="20"/>
        </w:rPr>
        <w:t>[</w:t>
      </w:r>
      <w:r w:rsidR="00CA59DB" w:rsidRPr="00CA59DB">
        <w:rPr>
          <w:color w:val="000000"/>
          <w:sz w:val="20"/>
          <w:szCs w:val="18"/>
        </w:rPr>
        <w:t>JEANDROCK, ERIC]</w:t>
      </w:r>
      <w:r w:rsidR="00CA59DB">
        <w:rPr>
          <w:b/>
          <w:bCs/>
        </w:rPr>
        <w:t xml:space="preserve"> </w:t>
      </w:r>
      <w:r>
        <w:rPr>
          <w:bCs/>
          <w:color w:val="000000" w:themeColor="text1"/>
          <w:sz w:val="20"/>
          <w:szCs w:val="24"/>
          <w:shd w:val="clear" w:color="auto" w:fill="FFFFFF"/>
        </w:rPr>
        <w:t>–</w:t>
      </w:r>
      <w:r w:rsidRPr="00C60906">
        <w:rPr>
          <w:bCs/>
          <w:color w:val="000000" w:themeColor="text1"/>
          <w:sz w:val="20"/>
          <w:szCs w:val="24"/>
          <w:shd w:val="clear" w:color="auto" w:fill="FFFFFF"/>
        </w:rPr>
        <w:t xml:space="preserve"> </w:t>
      </w:r>
      <w:r>
        <w:rPr>
          <w:bCs/>
          <w:color w:val="000000" w:themeColor="text1"/>
          <w:sz w:val="20"/>
          <w:szCs w:val="24"/>
          <w:shd w:val="clear" w:color="auto" w:fill="FFFFFF"/>
        </w:rPr>
        <w:t>um arquivo escrito na forma de uma espécie de contrato</w:t>
      </w:r>
      <w:r w:rsidRPr="00C60906">
        <w:rPr>
          <w:bCs/>
          <w:color w:val="000000" w:themeColor="text1"/>
          <w:sz w:val="20"/>
          <w:szCs w:val="24"/>
          <w:shd w:val="clear" w:color="auto" w:fill="FFFFFF"/>
        </w:rPr>
        <w:t>, fornecendo a descrição de todas as operações, que tipos de dados retornam, e como utiliza-las, facilitando o uso dos serviços.</w:t>
      </w:r>
    </w:p>
    <w:p w:rsidR="002927BA" w:rsidRDefault="002927BA">
      <w:pPr>
        <w:pStyle w:val="Textodenotaderodap"/>
      </w:pPr>
    </w:p>
  </w:footnote>
  <w:footnote w:id="18">
    <w:p w:rsidR="002927BA" w:rsidRDefault="002927B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hyperlink r:id="rId11" w:history="1">
        <w:r w:rsidRPr="00C1024F">
          <w:rPr>
            <w:rStyle w:val="Hyperlink"/>
          </w:rPr>
          <w:t>http://www.json.org/</w:t>
        </w:r>
      </w:hyperlink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7BA" w:rsidRDefault="002927B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:rsidR="002927BA" w:rsidRDefault="002927BA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7BA" w:rsidRDefault="002927BA">
    <w:pPr>
      <w:pStyle w:val="Cabealho"/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27BA" w:rsidRDefault="002927BA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>
    <w:nsid w:val="00000003"/>
    <w:multiLevelType w:val="multilevel"/>
    <w:tmpl w:val="00000003"/>
    <w:lvl w:ilvl="0">
      <w:start w:val="1"/>
      <w:numFmt w:val="decimal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suff w:val="nothing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suff w:val="nothing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4"/>
    <w:multiLevelType w:val="multi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4">
    <w:nsid w:val="0B461CF3"/>
    <w:multiLevelType w:val="hybridMultilevel"/>
    <w:tmpl w:val="B14C2F9E"/>
    <w:lvl w:ilvl="0" w:tplc="0810A8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8E1A0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D2E77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BCC70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8E678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98E3D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06C40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10DFC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20B93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127B3178"/>
    <w:multiLevelType w:val="hybridMultilevel"/>
    <w:tmpl w:val="123279D4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15D12FAF"/>
    <w:multiLevelType w:val="multilevel"/>
    <w:tmpl w:val="7B18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422B8D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1EE333D1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23814222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7BC0CB0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2D820FA3"/>
    <w:multiLevelType w:val="hybridMultilevel"/>
    <w:tmpl w:val="2A127BD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EC73250"/>
    <w:multiLevelType w:val="multilevel"/>
    <w:tmpl w:val="B9F69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957ABD"/>
    <w:multiLevelType w:val="hybridMultilevel"/>
    <w:tmpl w:val="F4586FF2"/>
    <w:lvl w:ilvl="0" w:tplc="29225E9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EE2EF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5A79FA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1C92D4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B490E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01C4C50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644E5A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1C57F8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A28326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>
    <w:nsid w:val="39AE1593"/>
    <w:multiLevelType w:val="multilevel"/>
    <w:tmpl w:val="9502D99E"/>
    <w:lvl w:ilvl="0">
      <w:start w:val="1"/>
      <w:numFmt w:val="decimal"/>
      <w:lvlText w:val="%1.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>
    <w:nsid w:val="3E946C40"/>
    <w:multiLevelType w:val="multilevel"/>
    <w:tmpl w:val="3A5A1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3A3918"/>
    <w:multiLevelType w:val="hybridMultilevel"/>
    <w:tmpl w:val="F6106C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F558E3"/>
    <w:multiLevelType w:val="hybridMultilevel"/>
    <w:tmpl w:val="A006A888"/>
    <w:lvl w:ilvl="0" w:tplc="113C6D6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A2AC41A4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A19A11BC" w:tentative="1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9726F68C" w:tentative="1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0CAEC844" w:tentative="1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6D946690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16A078D8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89481580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2F842218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18">
    <w:nsid w:val="54DC39CE"/>
    <w:multiLevelType w:val="hybridMultilevel"/>
    <w:tmpl w:val="93F0F97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B965E75"/>
    <w:multiLevelType w:val="multilevel"/>
    <w:tmpl w:val="FB4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5F541AE"/>
    <w:multiLevelType w:val="hybridMultilevel"/>
    <w:tmpl w:val="DF7AC98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64E1B3A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6AFC24DA"/>
    <w:multiLevelType w:val="hybridMultilevel"/>
    <w:tmpl w:val="DCE60DC0"/>
    <w:lvl w:ilvl="0" w:tplc="040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3">
    <w:nsid w:val="712A330B"/>
    <w:multiLevelType w:val="multilevel"/>
    <w:tmpl w:val="CFFC7FF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4">
    <w:nsid w:val="72A278E5"/>
    <w:multiLevelType w:val="multilevel"/>
    <w:tmpl w:val="7B18C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35D04A7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54C2B7D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7BA1272B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6"/>
  </w:num>
  <w:num w:numId="2">
    <w:abstractNumId w:val="8"/>
  </w:num>
  <w:num w:numId="3">
    <w:abstractNumId w:val="10"/>
  </w:num>
  <w:num w:numId="4">
    <w:abstractNumId w:val="25"/>
  </w:num>
  <w:num w:numId="5">
    <w:abstractNumId w:val="7"/>
  </w:num>
  <w:num w:numId="6">
    <w:abstractNumId w:val="27"/>
  </w:num>
  <w:num w:numId="7">
    <w:abstractNumId w:val="21"/>
  </w:num>
  <w:num w:numId="8">
    <w:abstractNumId w:val="9"/>
  </w:num>
  <w:num w:numId="9">
    <w:abstractNumId w:val="22"/>
  </w:num>
  <w:num w:numId="10">
    <w:abstractNumId w:val="18"/>
  </w:num>
  <w:num w:numId="11">
    <w:abstractNumId w:val="14"/>
  </w:num>
  <w:num w:numId="12">
    <w:abstractNumId w:val="4"/>
  </w:num>
  <w:num w:numId="13">
    <w:abstractNumId w:val="17"/>
  </w:num>
  <w:num w:numId="14">
    <w:abstractNumId w:val="13"/>
  </w:num>
  <w:num w:numId="15">
    <w:abstractNumId w:val="2"/>
  </w:num>
  <w:num w:numId="16">
    <w:abstractNumId w:val="23"/>
  </w:num>
  <w:num w:numId="17">
    <w:abstractNumId w:val="0"/>
  </w:num>
  <w:num w:numId="18">
    <w:abstractNumId w:val="3"/>
  </w:num>
  <w:num w:numId="19">
    <w:abstractNumId w:val="1"/>
  </w:num>
  <w:num w:numId="20">
    <w:abstractNumId w:val="5"/>
  </w:num>
  <w:num w:numId="21">
    <w:abstractNumId w:val="24"/>
  </w:num>
  <w:num w:numId="22">
    <w:abstractNumId w:val="19"/>
  </w:num>
  <w:num w:numId="23">
    <w:abstractNumId w:val="19"/>
    <w:lvlOverride w:ilvl="0">
      <w:startOverride w:val="1"/>
    </w:lvlOverride>
  </w:num>
  <w:num w:numId="24">
    <w:abstractNumId w:val="12"/>
  </w:num>
  <w:num w:numId="25">
    <w:abstractNumId w:val="15"/>
  </w:num>
  <w:num w:numId="26">
    <w:abstractNumId w:val="6"/>
  </w:num>
  <w:num w:numId="27">
    <w:abstractNumId w:val="20"/>
  </w:num>
  <w:num w:numId="28">
    <w:abstractNumId w:val="11"/>
  </w:num>
  <w:num w:numId="2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08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644F"/>
    <w:rsid w:val="00002548"/>
    <w:rsid w:val="00011632"/>
    <w:rsid w:val="0002146D"/>
    <w:rsid w:val="000302F7"/>
    <w:rsid w:val="00096C35"/>
    <w:rsid w:val="000C38C7"/>
    <w:rsid w:val="001136F3"/>
    <w:rsid w:val="00120BA1"/>
    <w:rsid w:val="0014333C"/>
    <w:rsid w:val="00157B5F"/>
    <w:rsid w:val="00183665"/>
    <w:rsid w:val="001C289B"/>
    <w:rsid w:val="00234DAC"/>
    <w:rsid w:val="00236505"/>
    <w:rsid w:val="00267364"/>
    <w:rsid w:val="002927BA"/>
    <w:rsid w:val="0029344A"/>
    <w:rsid w:val="00294E69"/>
    <w:rsid w:val="0029567F"/>
    <w:rsid w:val="002979E6"/>
    <w:rsid w:val="002A1D96"/>
    <w:rsid w:val="002C7127"/>
    <w:rsid w:val="002D0D96"/>
    <w:rsid w:val="002D7C79"/>
    <w:rsid w:val="002E07B3"/>
    <w:rsid w:val="002E5D25"/>
    <w:rsid w:val="00344A44"/>
    <w:rsid w:val="00361473"/>
    <w:rsid w:val="00363AAA"/>
    <w:rsid w:val="00381893"/>
    <w:rsid w:val="0039184E"/>
    <w:rsid w:val="003A09E1"/>
    <w:rsid w:val="003B0341"/>
    <w:rsid w:val="003C782E"/>
    <w:rsid w:val="003D5E16"/>
    <w:rsid w:val="003D67DC"/>
    <w:rsid w:val="003F0DD5"/>
    <w:rsid w:val="003F7941"/>
    <w:rsid w:val="00422D89"/>
    <w:rsid w:val="00430C49"/>
    <w:rsid w:val="00454A57"/>
    <w:rsid w:val="00463E5B"/>
    <w:rsid w:val="00475C05"/>
    <w:rsid w:val="0047750B"/>
    <w:rsid w:val="004B0BD0"/>
    <w:rsid w:val="004C137B"/>
    <w:rsid w:val="004C79C0"/>
    <w:rsid w:val="004C7A58"/>
    <w:rsid w:val="004D2FC1"/>
    <w:rsid w:val="004F494F"/>
    <w:rsid w:val="005027A7"/>
    <w:rsid w:val="00503490"/>
    <w:rsid w:val="00505FD0"/>
    <w:rsid w:val="00511206"/>
    <w:rsid w:val="005669FD"/>
    <w:rsid w:val="00583C19"/>
    <w:rsid w:val="00586BFE"/>
    <w:rsid w:val="005A217D"/>
    <w:rsid w:val="005C5C11"/>
    <w:rsid w:val="005D63D6"/>
    <w:rsid w:val="005E1AE2"/>
    <w:rsid w:val="00600E09"/>
    <w:rsid w:val="006171EC"/>
    <w:rsid w:val="00620DDF"/>
    <w:rsid w:val="00622750"/>
    <w:rsid w:val="006316ED"/>
    <w:rsid w:val="00635091"/>
    <w:rsid w:val="00697C14"/>
    <w:rsid w:val="006A1A39"/>
    <w:rsid w:val="006B71FD"/>
    <w:rsid w:val="006C1BFD"/>
    <w:rsid w:val="006C3E9E"/>
    <w:rsid w:val="006C43E3"/>
    <w:rsid w:val="006E21E4"/>
    <w:rsid w:val="006E5BB2"/>
    <w:rsid w:val="006F096E"/>
    <w:rsid w:val="007308A9"/>
    <w:rsid w:val="00735847"/>
    <w:rsid w:val="0079689E"/>
    <w:rsid w:val="007A5EBE"/>
    <w:rsid w:val="007D644F"/>
    <w:rsid w:val="007E3C50"/>
    <w:rsid w:val="008206EE"/>
    <w:rsid w:val="00840F09"/>
    <w:rsid w:val="00872327"/>
    <w:rsid w:val="00872445"/>
    <w:rsid w:val="00872A5B"/>
    <w:rsid w:val="008B0900"/>
    <w:rsid w:val="008F41E2"/>
    <w:rsid w:val="008F6311"/>
    <w:rsid w:val="00902061"/>
    <w:rsid w:val="00904C48"/>
    <w:rsid w:val="00912545"/>
    <w:rsid w:val="00924D43"/>
    <w:rsid w:val="009269A2"/>
    <w:rsid w:val="00940B08"/>
    <w:rsid w:val="009465E5"/>
    <w:rsid w:val="009532AB"/>
    <w:rsid w:val="00965BA2"/>
    <w:rsid w:val="009718AC"/>
    <w:rsid w:val="00973C4F"/>
    <w:rsid w:val="00974DA9"/>
    <w:rsid w:val="0097707E"/>
    <w:rsid w:val="00982110"/>
    <w:rsid w:val="009B0254"/>
    <w:rsid w:val="009F09F7"/>
    <w:rsid w:val="00A26988"/>
    <w:rsid w:val="00A27C85"/>
    <w:rsid w:val="00A305B7"/>
    <w:rsid w:val="00A5047A"/>
    <w:rsid w:val="00A619DE"/>
    <w:rsid w:val="00A81CE2"/>
    <w:rsid w:val="00AB293B"/>
    <w:rsid w:val="00AB6F93"/>
    <w:rsid w:val="00AE559C"/>
    <w:rsid w:val="00AF327F"/>
    <w:rsid w:val="00B01B0E"/>
    <w:rsid w:val="00B04D25"/>
    <w:rsid w:val="00B06C31"/>
    <w:rsid w:val="00B123C7"/>
    <w:rsid w:val="00B370B9"/>
    <w:rsid w:val="00B37E1A"/>
    <w:rsid w:val="00B4050A"/>
    <w:rsid w:val="00B46A26"/>
    <w:rsid w:val="00B65082"/>
    <w:rsid w:val="00BB5B9E"/>
    <w:rsid w:val="00BB60D6"/>
    <w:rsid w:val="00BC1597"/>
    <w:rsid w:val="00BF66A0"/>
    <w:rsid w:val="00C037FD"/>
    <w:rsid w:val="00C1024F"/>
    <w:rsid w:val="00C10506"/>
    <w:rsid w:val="00C27E41"/>
    <w:rsid w:val="00C408D9"/>
    <w:rsid w:val="00C44E3A"/>
    <w:rsid w:val="00C45EBF"/>
    <w:rsid w:val="00C51992"/>
    <w:rsid w:val="00C60906"/>
    <w:rsid w:val="00C93ECC"/>
    <w:rsid w:val="00CA59DB"/>
    <w:rsid w:val="00CD0439"/>
    <w:rsid w:val="00CE4DB0"/>
    <w:rsid w:val="00CF4E27"/>
    <w:rsid w:val="00D20D7C"/>
    <w:rsid w:val="00D213A4"/>
    <w:rsid w:val="00D269D3"/>
    <w:rsid w:val="00D64C98"/>
    <w:rsid w:val="00D64DB4"/>
    <w:rsid w:val="00D8169B"/>
    <w:rsid w:val="00D8460E"/>
    <w:rsid w:val="00D84BC1"/>
    <w:rsid w:val="00D90F15"/>
    <w:rsid w:val="00D9773A"/>
    <w:rsid w:val="00DA1692"/>
    <w:rsid w:val="00DB1031"/>
    <w:rsid w:val="00DC5EA8"/>
    <w:rsid w:val="00DD0878"/>
    <w:rsid w:val="00DE3C17"/>
    <w:rsid w:val="00DE6599"/>
    <w:rsid w:val="00E27312"/>
    <w:rsid w:val="00E348D7"/>
    <w:rsid w:val="00E35F41"/>
    <w:rsid w:val="00E42276"/>
    <w:rsid w:val="00E45CD4"/>
    <w:rsid w:val="00E46025"/>
    <w:rsid w:val="00E515B6"/>
    <w:rsid w:val="00E628A3"/>
    <w:rsid w:val="00E91AFA"/>
    <w:rsid w:val="00EC7C97"/>
    <w:rsid w:val="00EE1322"/>
    <w:rsid w:val="00F40F8B"/>
    <w:rsid w:val="00F56521"/>
    <w:rsid w:val="00F6073F"/>
    <w:rsid w:val="00F873ED"/>
    <w:rsid w:val="00FA48D5"/>
    <w:rsid w:val="00FC36CD"/>
    <w:rsid w:val="00FE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pPr>
      <w:spacing w:before="120" w:after="12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autoRedefine/>
    <w:qFormat/>
    <w:rsid w:val="00B01B0E"/>
    <w:pPr>
      <w:keepNext/>
      <w:ind w:firstLine="0"/>
      <w:jc w:val="left"/>
      <w:outlineLvl w:val="0"/>
    </w:pPr>
    <w:rPr>
      <w:rFonts w:ascii="Arial" w:hAnsi="Arial"/>
      <w:b/>
      <w:bCs/>
      <w:color w:val="000000"/>
      <w:kern w:val="32"/>
      <w:sz w:val="40"/>
      <w:lang w:val="en-US"/>
    </w:rPr>
  </w:style>
  <w:style w:type="paragraph" w:styleId="Ttulo2">
    <w:name w:val="heading 2"/>
    <w:basedOn w:val="Normal"/>
    <w:next w:val="Normal"/>
    <w:autoRedefine/>
    <w:qFormat/>
    <w:rsid w:val="00B01B0E"/>
    <w:pPr>
      <w:keepNext/>
      <w:ind w:firstLine="0"/>
      <w:outlineLvl w:val="1"/>
    </w:pPr>
    <w:rPr>
      <w:rFonts w:ascii="Arial" w:hAnsi="Arial"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autoRedefine/>
    <w:qFormat/>
    <w:pPr>
      <w:keepNext/>
      <w:ind w:firstLine="0"/>
      <w:outlineLvl w:val="2"/>
    </w:pPr>
    <w:rPr>
      <w:rFonts w:ascii="Arial" w:hAnsi="Arial" w:cs="Arial"/>
      <w:b/>
      <w:bCs/>
      <w:sz w:val="28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7707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tulo5">
    <w:name w:val="heading 5"/>
    <w:basedOn w:val="Normal"/>
    <w:next w:val="Normal"/>
    <w:qFormat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B4050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9F09F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ascii="Calibri" w:hAnsi="Calibri"/>
      <w:i/>
      <w:iCs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paragraph" w:styleId="Rodap">
    <w:name w:val="footer"/>
    <w:basedOn w:val="Normal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rPr>
      <w:rFonts w:ascii="Arial" w:hAnsi="Arial"/>
      <w:b/>
      <w:sz w:val="28"/>
    </w:rPr>
  </w:style>
  <w:style w:type="character" w:customStyle="1" w:styleId="Heading1Char">
    <w:name w:val="Heading 1 Char"/>
    <w:rPr>
      <w:rFonts w:ascii="Arial" w:hAnsi="Arial" w:cs="Arial"/>
      <w:b/>
      <w:bCs/>
      <w:kern w:val="32"/>
      <w:sz w:val="32"/>
      <w:szCs w:val="32"/>
      <w:lang w:val="pt-BR" w:eastAsia="pt-BR" w:bidi="ar-SA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styleId="Remissivo2">
    <w:name w:val="index 2"/>
    <w:basedOn w:val="Normal"/>
    <w:next w:val="Normal"/>
    <w:autoRedefine/>
    <w:semiHidden/>
    <w:pPr>
      <w:ind w:left="400" w:hanging="200"/>
    </w:pPr>
  </w:style>
  <w:style w:type="paragraph" w:styleId="Remissivo3">
    <w:name w:val="index 3"/>
    <w:basedOn w:val="Normal"/>
    <w:next w:val="Normal"/>
    <w:autoRedefine/>
    <w:semiHidden/>
    <w:pPr>
      <w:ind w:left="600" w:hanging="200"/>
    </w:pPr>
  </w:style>
  <w:style w:type="paragraph" w:styleId="Remissivo4">
    <w:name w:val="index 4"/>
    <w:basedOn w:val="Normal"/>
    <w:next w:val="Normal"/>
    <w:autoRedefine/>
    <w:semiHidden/>
    <w:pPr>
      <w:ind w:left="800" w:hanging="200"/>
    </w:pPr>
  </w:style>
  <w:style w:type="paragraph" w:styleId="Remissivo5">
    <w:name w:val="index 5"/>
    <w:basedOn w:val="Normal"/>
    <w:next w:val="Normal"/>
    <w:autoRedefine/>
    <w:semiHidden/>
    <w:pPr>
      <w:ind w:left="1000" w:hanging="200"/>
    </w:pPr>
  </w:style>
  <w:style w:type="paragraph" w:styleId="Remissivo6">
    <w:name w:val="index 6"/>
    <w:basedOn w:val="Normal"/>
    <w:next w:val="Normal"/>
    <w:autoRedefine/>
    <w:semiHidden/>
    <w:pPr>
      <w:ind w:left="1200" w:hanging="200"/>
    </w:pPr>
  </w:style>
  <w:style w:type="paragraph" w:styleId="Remissivo7">
    <w:name w:val="index 7"/>
    <w:basedOn w:val="Normal"/>
    <w:next w:val="Normal"/>
    <w:autoRedefine/>
    <w:semiHidden/>
    <w:pPr>
      <w:ind w:left="1400" w:hanging="200"/>
    </w:pPr>
  </w:style>
  <w:style w:type="paragraph" w:styleId="Remissivo8">
    <w:name w:val="index 8"/>
    <w:basedOn w:val="Normal"/>
    <w:next w:val="Normal"/>
    <w:autoRedefine/>
    <w:semiHidden/>
    <w:pPr>
      <w:ind w:left="1600" w:hanging="200"/>
    </w:pPr>
  </w:style>
  <w:style w:type="paragraph" w:styleId="Remissivo9">
    <w:name w:val="index 9"/>
    <w:basedOn w:val="Normal"/>
    <w:next w:val="Normal"/>
    <w:autoRedefine/>
    <w:semiHidden/>
    <w:pPr>
      <w:ind w:left="1800" w:hanging="200"/>
    </w:pPr>
  </w:style>
  <w:style w:type="paragraph" w:styleId="Ttulodendiceremissivo">
    <w:name w:val="index heading"/>
    <w:basedOn w:val="Normal"/>
    <w:next w:val="Remissivo1"/>
    <w:semiHidden/>
    <w:rPr>
      <w:b/>
      <w:bCs/>
      <w:i/>
      <w:iCs/>
    </w:rPr>
  </w:style>
  <w:style w:type="paragraph" w:styleId="Sumrio1">
    <w:name w:val="toc 1"/>
    <w:basedOn w:val="Normal"/>
    <w:next w:val="Normal"/>
    <w:autoRedefine/>
    <w:uiPriority w:val="39"/>
    <w:rPr>
      <w:b/>
      <w:bCs/>
      <w:caps/>
      <w:szCs w:val="24"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  <w:szCs w:val="24"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  <w:szCs w:val="24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semiHidden/>
    <w:rPr>
      <w:color w:val="800080"/>
      <w:u w:val="single"/>
    </w:rPr>
  </w:style>
  <w:style w:type="paragraph" w:customStyle="1" w:styleId="Blockquote">
    <w:name w:val="Blockquote"/>
    <w:basedOn w:val="Normal"/>
    <w:pPr>
      <w:widowControl w:val="0"/>
      <w:tabs>
        <w:tab w:val="left" w:pos="709"/>
      </w:tabs>
      <w:spacing w:before="100" w:after="100"/>
      <w:ind w:left="360" w:right="360"/>
    </w:pPr>
    <w:rPr>
      <w:lang w:eastAsia="en-US"/>
    </w:rPr>
  </w:style>
  <w:style w:type="paragraph" w:styleId="Recuodecorpodetexto">
    <w:name w:val="Body Text Indent"/>
    <w:basedOn w:val="Normal"/>
    <w:semiHidden/>
    <w:rPr>
      <w:szCs w:val="24"/>
    </w:rPr>
  </w:style>
  <w:style w:type="paragraph" w:customStyle="1" w:styleId="pre">
    <w:name w:val="pre"/>
    <w:basedOn w:val="Normal"/>
    <w:pPr>
      <w:jc w:val="center"/>
    </w:pPr>
    <w:rPr>
      <w:rFonts w:ascii="Arial" w:hAnsi="Arial"/>
      <w:b/>
      <w:sz w:val="40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Cs w:val="21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Cs w:val="21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Cs w:val="21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Cs w:val="21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Cs w:val="21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Cs w:val="21"/>
    </w:rPr>
  </w:style>
  <w:style w:type="character" w:customStyle="1" w:styleId="Ttulo5Char">
    <w:name w:val="Título 5 Char"/>
    <w:semiHidden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8Char">
    <w:name w:val="Título 8 Char"/>
    <w:semiHidden/>
    <w:rPr>
      <w:rFonts w:ascii="Calibri" w:eastAsia="Times New Roman" w:hAnsi="Calibri" w:cs="Times New Roman"/>
      <w:i/>
      <w:iCs/>
      <w:sz w:val="24"/>
      <w:szCs w:val="24"/>
    </w:rPr>
  </w:style>
  <w:style w:type="paragraph" w:styleId="Textoembloco">
    <w:name w:val="Block Text"/>
    <w:basedOn w:val="Normal"/>
    <w:semiHidden/>
    <w:pPr>
      <w:ind w:left="1701" w:right="1701"/>
      <w:jc w:val="center"/>
    </w:pPr>
    <w:rPr>
      <w:sz w:val="28"/>
    </w:rPr>
  </w:style>
  <w:style w:type="paragraph" w:styleId="Ttulo">
    <w:name w:val="Title"/>
    <w:basedOn w:val="Normal"/>
    <w:next w:val="Normal"/>
    <w:qFormat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har">
    <w:name w:val="Título Char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PargrafodaLista">
    <w:name w:val="List Paragraph"/>
    <w:basedOn w:val="Normal"/>
    <w:qFormat/>
    <w:pPr>
      <w:spacing w:before="0" w:after="0" w:line="240" w:lineRule="auto"/>
      <w:ind w:left="720" w:firstLine="0"/>
      <w:contextualSpacing/>
    </w:pPr>
    <w:rPr>
      <w:szCs w:val="24"/>
    </w:rPr>
  </w:style>
  <w:style w:type="character" w:customStyle="1" w:styleId="RodapChar">
    <w:name w:val="Rodapé Char"/>
    <w:uiPriority w:val="99"/>
    <w:rPr>
      <w:sz w:val="24"/>
    </w:rPr>
  </w:style>
  <w:style w:type="paragraph" w:styleId="Textodebalo">
    <w:name w:val="Balloon Text"/>
    <w:basedOn w:val="Normal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CabealhoChar">
    <w:name w:val="Cabeçalho Char"/>
    <w:link w:val="Cabealho"/>
    <w:uiPriority w:val="99"/>
    <w:rsid w:val="00872A5B"/>
    <w:rPr>
      <w:sz w:val="24"/>
    </w:rPr>
  </w:style>
  <w:style w:type="paragraph" w:styleId="NormalWeb">
    <w:name w:val="Normal (Web)"/>
    <w:basedOn w:val="Normal"/>
    <w:uiPriority w:val="99"/>
    <w:semiHidden/>
    <w:pPr>
      <w:suppressAutoHyphens/>
      <w:spacing w:before="280" w:after="280" w:line="240" w:lineRule="auto"/>
      <w:ind w:firstLine="0"/>
      <w:jc w:val="left"/>
    </w:pPr>
    <w:rPr>
      <w:rFonts w:eastAsia="SimSun"/>
      <w:szCs w:val="24"/>
      <w:lang w:val="en-US" w:eastAsia="ar-SA"/>
    </w:rPr>
  </w:style>
  <w:style w:type="paragraph" w:styleId="SemEspaamento">
    <w:name w:val="No Spacing"/>
    <w:qFormat/>
    <w:pPr>
      <w:ind w:firstLine="709"/>
      <w:jc w:val="both"/>
    </w:pPr>
    <w:rPr>
      <w:sz w:val="24"/>
    </w:rPr>
  </w:style>
  <w:style w:type="paragraph" w:styleId="CabealhodoSumrio">
    <w:name w:val="TOC Heading"/>
    <w:basedOn w:val="Ttulo1"/>
    <w:next w:val="Normal"/>
    <w:uiPriority w:val="39"/>
    <w:qFormat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TextosemFormatao">
    <w:name w:val="Plain Text"/>
    <w:basedOn w:val="Normal"/>
    <w:semiHidden/>
    <w:pPr>
      <w:spacing w:before="0" w:after="0" w:line="240" w:lineRule="auto"/>
      <w:ind w:firstLine="0"/>
      <w:jc w:val="left"/>
    </w:pPr>
    <w:rPr>
      <w:rFonts w:ascii="Courier New" w:eastAsia="MS Mincho" w:hAnsi="Courier New" w:cs="Courier New"/>
      <w:sz w:val="20"/>
      <w:lang w:eastAsia="ja-JP" w:bidi="he-IL"/>
    </w:rPr>
  </w:style>
  <w:style w:type="table" w:styleId="Tabelacomgrade">
    <w:name w:val="Table Grid"/>
    <w:basedOn w:val="Tabelanormal"/>
    <w:uiPriority w:val="59"/>
    <w:rsid w:val="00872A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har">
    <w:name w:val="Título 4 Char"/>
    <w:basedOn w:val="Fontepargpadro"/>
    <w:link w:val="Ttulo4"/>
    <w:uiPriority w:val="9"/>
    <w:rsid w:val="0097707E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tulo6Char">
    <w:name w:val="Título 6 Char"/>
    <w:basedOn w:val="Fontepargpadro"/>
    <w:link w:val="Ttulo6"/>
    <w:uiPriority w:val="9"/>
    <w:rsid w:val="00B4050A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9F09F7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omment">
    <w:name w:val="comment"/>
    <w:basedOn w:val="Fontepargpadro"/>
    <w:rsid w:val="00A305B7"/>
  </w:style>
  <w:style w:type="character" w:customStyle="1" w:styleId="webkit-html-tag">
    <w:name w:val="webkit-html-tag"/>
    <w:basedOn w:val="Fontepargpadro"/>
    <w:rsid w:val="00A305B7"/>
  </w:style>
  <w:style w:type="character" w:customStyle="1" w:styleId="webkit-html-attribute">
    <w:name w:val="webkit-html-attribute"/>
    <w:basedOn w:val="Fontepargpadro"/>
    <w:rsid w:val="00A305B7"/>
  </w:style>
  <w:style w:type="character" w:customStyle="1" w:styleId="apple-converted-space">
    <w:name w:val="apple-converted-space"/>
    <w:basedOn w:val="Fontepargpadro"/>
    <w:rsid w:val="00A305B7"/>
  </w:style>
  <w:style w:type="character" w:customStyle="1" w:styleId="webkit-html-attribute-name">
    <w:name w:val="webkit-html-attribute-name"/>
    <w:basedOn w:val="Fontepargpadro"/>
    <w:rsid w:val="00A305B7"/>
  </w:style>
  <w:style w:type="character" w:customStyle="1" w:styleId="webkit-html-attribute-value">
    <w:name w:val="webkit-html-attribute-value"/>
    <w:basedOn w:val="Fontepargpadro"/>
    <w:rsid w:val="00A305B7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60906"/>
    <w:pPr>
      <w:spacing w:before="0"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60906"/>
  </w:style>
  <w:style w:type="character" w:styleId="Refdenotaderodap">
    <w:name w:val="footnote reference"/>
    <w:basedOn w:val="Fontepargpadro"/>
    <w:uiPriority w:val="99"/>
    <w:semiHidden/>
    <w:unhideWhenUsed/>
    <w:rsid w:val="00C60906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2D89"/>
    <w:pPr>
      <w:spacing w:before="0" w:after="0" w:line="240" w:lineRule="auto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2D89"/>
  </w:style>
  <w:style w:type="character" w:styleId="Refdenotadefim">
    <w:name w:val="endnote reference"/>
    <w:basedOn w:val="Fontepargpadro"/>
    <w:uiPriority w:val="99"/>
    <w:semiHidden/>
    <w:unhideWhenUsed/>
    <w:rsid w:val="00422D8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415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000000"/>
            <w:right w:val="none" w:sz="0" w:space="0" w:color="auto"/>
          </w:divBdr>
        </w:div>
        <w:div w:id="439837107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4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92669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1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41966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446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3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7124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55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142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81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165072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853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9259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9804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8462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6454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82979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2325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564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353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175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00646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13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249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4921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76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701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501473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136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418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9444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84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08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63882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22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590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226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70109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494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161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33768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6258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915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64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708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046951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98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75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943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106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8003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51883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2413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286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8293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703499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3570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1505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4672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2483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9524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13035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590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6920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7757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215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14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08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8108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19731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396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37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550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1371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741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7263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317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4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9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785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000000"/>
            <w:right w:val="none" w:sz="0" w:space="0" w:color="auto"/>
          </w:divBdr>
        </w:div>
        <w:div w:id="566377214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36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55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70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59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43815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7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7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5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4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34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270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7158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647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876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85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8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5574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38430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36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542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571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8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23509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9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767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031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41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1677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86442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587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8201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125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56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369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723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925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526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617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35016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055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750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9536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24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438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4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698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81577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64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8077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30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93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650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049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599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9826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2475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9148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46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7964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40698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14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55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15507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8590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6940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6709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702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469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999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228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90553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953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41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24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44075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244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10380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7623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2049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hyperlink" Target="http://docs.oracle.com/javaee/7/tutorial/doc/javaeetutorial7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://www.w3.org/XML/" TargetMode="Externa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www.cpgls.ucg.br/ArquivosUpload/1/File/V%20MOSTRA%20DE%20PRODUO%20CIENTIFICA/EXATAS/2-.PDF" TargetMode="External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google.com/" TargetMode="External"/><Relationship Id="rId3" Type="http://schemas.openxmlformats.org/officeDocument/2006/relationships/hyperlink" Target="http://getbootstrap.com/" TargetMode="External"/><Relationship Id="rId7" Type="http://schemas.openxmlformats.org/officeDocument/2006/relationships/hyperlink" Target="http://www.eclipse.org/subversive/" TargetMode="External"/><Relationship Id="rId2" Type="http://schemas.openxmlformats.org/officeDocument/2006/relationships/hyperlink" Target="http://jquery.com/" TargetMode="External"/><Relationship Id="rId1" Type="http://schemas.openxmlformats.org/officeDocument/2006/relationships/hyperlink" Target="http://commons.apache.org/" TargetMode="External"/><Relationship Id="rId6" Type="http://schemas.openxmlformats.org/officeDocument/2006/relationships/hyperlink" Target="https://glassfish.java.net/" TargetMode="External"/><Relationship Id="rId11" Type="http://schemas.openxmlformats.org/officeDocument/2006/relationships/hyperlink" Target="http://www.json.org/" TargetMode="External"/><Relationship Id="rId5" Type="http://schemas.openxmlformats.org/officeDocument/2006/relationships/hyperlink" Target="http://www.eclipse.org/downloads/packages/eclipse-ide-java-ee-developers/keplersr2" TargetMode="External"/><Relationship Id="rId10" Type="http://schemas.openxmlformats.org/officeDocument/2006/relationships/hyperlink" Target="http://astah.net/editions/community" TargetMode="External"/><Relationship Id="rId4" Type="http://schemas.openxmlformats.org/officeDocument/2006/relationships/hyperlink" Target="http://www.postgresql.org/" TargetMode="External"/><Relationship Id="rId9" Type="http://schemas.openxmlformats.org/officeDocument/2006/relationships/hyperlink" Target="http://www.corel.co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D8D77E-54B6-4F37-875A-614B7C03E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31</Pages>
  <Words>6029</Words>
  <Characters>32562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Orientações para a apresentação da capa e da folha de rosto para a versão final</vt:lpstr>
    </vt:vector>
  </TitlesOfParts>
  <Company>BBComp Informatica</Company>
  <LinksUpToDate>false</LinksUpToDate>
  <CharactersWithSpaces>38514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Orientações para a apresentação da capa e da folha de rosto para a versão final</dc:title>
  <dc:subject/>
  <dc:creator>Elisa Yumi Nakagawa</dc:creator>
  <cp:keywords/>
  <cp:lastModifiedBy>Jimmy</cp:lastModifiedBy>
  <cp:revision>43</cp:revision>
  <cp:lastPrinted>2009-03-05T19:35:00Z</cp:lastPrinted>
  <dcterms:created xsi:type="dcterms:W3CDTF">2013-05-22T00:33:00Z</dcterms:created>
  <dcterms:modified xsi:type="dcterms:W3CDTF">2014-07-02T19:53:00Z</dcterms:modified>
</cp:coreProperties>
</file>